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31C4" w14:textId="77777777" w:rsidR="00F9405B" w:rsidRPr="003935D6" w:rsidRDefault="00F9405B" w:rsidP="00416178">
      <w:pPr>
        <w:pStyle w:val="Heading1"/>
        <w:rPr>
          <w:b w:val="0"/>
          <w:bCs w:val="0"/>
          <w:sz w:val="28"/>
          <w:lang w:val="en-US"/>
        </w:rPr>
      </w:pPr>
    </w:p>
    <w:p w14:paraId="14E333C0" w14:textId="77777777" w:rsidR="00F9405B" w:rsidRPr="003935D6" w:rsidRDefault="00F9405B" w:rsidP="00416178">
      <w:pPr>
        <w:pStyle w:val="Heading1"/>
        <w:rPr>
          <w:b w:val="0"/>
          <w:bCs w:val="0"/>
          <w:sz w:val="28"/>
          <w:lang w:val="en-US"/>
        </w:rPr>
      </w:pPr>
    </w:p>
    <w:p w14:paraId="5428E015" w14:textId="77777777" w:rsidR="00F9405B" w:rsidRPr="003935D6" w:rsidRDefault="00F9405B" w:rsidP="00FB5823">
      <w:pPr>
        <w:pStyle w:val="Heading1"/>
        <w:jc w:val="both"/>
        <w:rPr>
          <w:b w:val="0"/>
          <w:bCs w:val="0"/>
          <w:sz w:val="28"/>
          <w:lang w:val="en-US"/>
        </w:rPr>
      </w:pPr>
    </w:p>
    <w:p w14:paraId="32658313" w14:textId="77777777" w:rsidR="00F9405B" w:rsidRPr="003935D6" w:rsidRDefault="00F9405B" w:rsidP="00416178">
      <w:pPr>
        <w:pStyle w:val="Heading1"/>
        <w:rPr>
          <w:b w:val="0"/>
          <w:bCs w:val="0"/>
          <w:sz w:val="28"/>
          <w:lang w:val="en-US"/>
        </w:rPr>
      </w:pPr>
    </w:p>
    <w:p w14:paraId="4B52AE6D" w14:textId="25BF94D5" w:rsidR="008A6210" w:rsidRPr="003935D6" w:rsidRDefault="005C5AC0" w:rsidP="00416178">
      <w:pPr>
        <w:pStyle w:val="Heading1"/>
        <w:rPr>
          <w:b w:val="0"/>
          <w:bCs w:val="0"/>
          <w:sz w:val="28"/>
          <w:lang w:val="en-US"/>
        </w:rPr>
      </w:pPr>
      <w:r>
        <w:rPr>
          <w:b w:val="0"/>
          <w:bCs w:val="0"/>
          <w:sz w:val="28"/>
          <w:lang w:val="en-US"/>
        </w:rPr>
        <w:t>No evidence of differences between h</w:t>
      </w:r>
      <w:r w:rsidRPr="005C5AC0">
        <w:rPr>
          <w:b w:val="0"/>
          <w:bCs w:val="0"/>
          <w:sz w:val="28"/>
          <w:lang w:val="en-US"/>
        </w:rPr>
        <w:t xml:space="preserve">ierarchical versus </w:t>
      </w:r>
      <w:r>
        <w:rPr>
          <w:b w:val="0"/>
          <w:bCs w:val="0"/>
          <w:sz w:val="28"/>
          <w:lang w:val="en-US"/>
        </w:rPr>
        <w:t>d</w:t>
      </w:r>
      <w:r w:rsidRPr="005C5AC0">
        <w:rPr>
          <w:b w:val="0"/>
          <w:bCs w:val="0"/>
          <w:sz w:val="28"/>
          <w:lang w:val="en-US"/>
        </w:rPr>
        <w:t>istinction</w:t>
      </w:r>
      <w:r>
        <w:rPr>
          <w:b w:val="0"/>
          <w:bCs w:val="0"/>
          <w:sz w:val="28"/>
          <w:lang w:val="en-US"/>
        </w:rPr>
        <w:t xml:space="preserve"> r</w:t>
      </w:r>
      <w:r w:rsidRPr="005C5AC0">
        <w:rPr>
          <w:b w:val="0"/>
          <w:bCs w:val="0"/>
          <w:sz w:val="28"/>
          <w:lang w:val="en-US"/>
        </w:rPr>
        <w:t xml:space="preserve">elations in </w:t>
      </w:r>
      <w:r>
        <w:rPr>
          <w:b w:val="0"/>
          <w:bCs w:val="0"/>
          <w:sz w:val="28"/>
          <w:lang w:val="en-US"/>
        </w:rPr>
        <w:t>s</w:t>
      </w:r>
      <w:r w:rsidRPr="005C5AC0">
        <w:rPr>
          <w:b w:val="0"/>
          <w:bCs w:val="0"/>
          <w:sz w:val="28"/>
          <w:lang w:val="en-US"/>
        </w:rPr>
        <w:t xml:space="preserve">elf-based ACT </w:t>
      </w:r>
      <w:r>
        <w:rPr>
          <w:b w:val="0"/>
          <w:bCs w:val="0"/>
          <w:sz w:val="28"/>
          <w:lang w:val="en-US"/>
        </w:rPr>
        <w:t>e</w:t>
      </w:r>
      <w:r w:rsidRPr="005C5AC0">
        <w:rPr>
          <w:b w:val="0"/>
          <w:bCs w:val="0"/>
          <w:sz w:val="28"/>
          <w:lang w:val="en-US"/>
        </w:rPr>
        <w:t>xercise</w:t>
      </w:r>
      <w:r>
        <w:rPr>
          <w:b w:val="0"/>
          <w:bCs w:val="0"/>
          <w:sz w:val="28"/>
          <w:lang w:val="en-US"/>
        </w:rPr>
        <w:t>s</w:t>
      </w:r>
      <w:r w:rsidR="008A6210" w:rsidRPr="003935D6">
        <w:rPr>
          <w:b w:val="0"/>
          <w:bCs w:val="0"/>
          <w:sz w:val="28"/>
          <w:lang w:val="en-US"/>
        </w:rPr>
        <w:t xml:space="preserve">: </w:t>
      </w:r>
    </w:p>
    <w:p w14:paraId="0BBBBEB5" w14:textId="0FC31D96" w:rsidR="00F13E8A" w:rsidRPr="003935D6" w:rsidRDefault="00416178" w:rsidP="00416178">
      <w:pPr>
        <w:pStyle w:val="Heading1"/>
        <w:rPr>
          <w:b w:val="0"/>
          <w:bCs w:val="0"/>
          <w:sz w:val="28"/>
          <w:lang w:val="en-US"/>
        </w:rPr>
      </w:pPr>
      <w:r w:rsidRPr="003935D6">
        <w:rPr>
          <w:b w:val="0"/>
          <w:bCs w:val="0"/>
          <w:sz w:val="28"/>
          <w:lang w:val="en-US"/>
        </w:rPr>
        <w:t xml:space="preserve">A </w:t>
      </w:r>
      <w:r w:rsidR="001E0C2B" w:rsidRPr="003935D6">
        <w:rPr>
          <w:b w:val="0"/>
          <w:bCs w:val="0"/>
          <w:sz w:val="28"/>
          <w:lang w:val="en-US"/>
        </w:rPr>
        <w:t>critical reanalysis</w:t>
      </w:r>
      <w:r w:rsidRPr="003935D6">
        <w:rPr>
          <w:b w:val="0"/>
          <w:bCs w:val="0"/>
          <w:sz w:val="28"/>
          <w:lang w:val="en-US"/>
        </w:rPr>
        <w:t xml:space="preserve"> of </w:t>
      </w:r>
      <w:r w:rsidR="00F13E8A" w:rsidRPr="003935D6">
        <w:rPr>
          <w:b w:val="0"/>
          <w:bCs w:val="0"/>
          <w:sz w:val="28"/>
          <w:lang w:val="en-US"/>
        </w:rPr>
        <w:t>Foody</w:t>
      </w:r>
      <w:r w:rsidRPr="003935D6">
        <w:rPr>
          <w:b w:val="0"/>
          <w:bCs w:val="0"/>
          <w:sz w:val="28"/>
          <w:lang w:val="en-US"/>
        </w:rPr>
        <w:t xml:space="preserve"> et al. </w:t>
      </w:r>
      <w:r w:rsidR="00F13E8A" w:rsidRPr="003935D6">
        <w:rPr>
          <w:b w:val="0"/>
          <w:bCs w:val="0"/>
          <w:sz w:val="28"/>
          <w:lang w:val="en-US"/>
        </w:rPr>
        <w:t>(2013)</w:t>
      </w:r>
      <w:r w:rsidRPr="003935D6">
        <w:rPr>
          <w:b w:val="0"/>
          <w:bCs w:val="0"/>
          <w:sz w:val="28"/>
          <w:lang w:val="en-US"/>
        </w:rPr>
        <w:t xml:space="preserve"> and Foody et al. (2015)</w:t>
      </w:r>
    </w:p>
    <w:p w14:paraId="0DA888BF" w14:textId="1592BBB1" w:rsidR="000B467B" w:rsidRPr="003935D6" w:rsidRDefault="000B467B" w:rsidP="00127167">
      <w:pPr>
        <w:rPr>
          <w:lang w:val="en-US"/>
        </w:rPr>
      </w:pPr>
    </w:p>
    <w:p w14:paraId="39372089" w14:textId="05F30979" w:rsidR="000B467B" w:rsidRPr="003935D6" w:rsidRDefault="000B467B" w:rsidP="00393AC4">
      <w:pPr>
        <w:pStyle w:val="Heading1"/>
        <w:rPr>
          <w:b w:val="0"/>
          <w:bCs w:val="0"/>
          <w:sz w:val="24"/>
          <w:lang w:val="en-US"/>
        </w:rPr>
      </w:pPr>
      <w:r w:rsidRPr="003935D6">
        <w:rPr>
          <w:b w:val="0"/>
          <w:bCs w:val="0"/>
          <w:sz w:val="24"/>
          <w:lang w:val="en-US"/>
        </w:rPr>
        <w:t>Ian Hussey</w:t>
      </w:r>
      <w:r w:rsidR="005C5AC0">
        <w:rPr>
          <w:rStyle w:val="FootnoteReference"/>
          <w:b w:val="0"/>
          <w:bCs w:val="0"/>
          <w:sz w:val="24"/>
          <w:lang w:val="en-US"/>
        </w:rPr>
        <w:footnoteReference w:id="2"/>
      </w:r>
    </w:p>
    <w:p w14:paraId="1A6A004A" w14:textId="21597DD0" w:rsidR="00D934EB" w:rsidRPr="003935D6" w:rsidRDefault="00D934EB" w:rsidP="00127167">
      <w:pPr>
        <w:rPr>
          <w:lang w:val="en-US"/>
        </w:rPr>
      </w:pPr>
    </w:p>
    <w:p w14:paraId="5E08C9F1" w14:textId="678922D9" w:rsidR="00F13E8A" w:rsidRPr="003935D6" w:rsidRDefault="0076656C" w:rsidP="00245D3F">
      <w:pPr>
        <w:pStyle w:val="abstract"/>
        <w:ind w:firstLine="0"/>
        <w:rPr>
          <w:lang w:val="en-US"/>
        </w:rPr>
      </w:pPr>
      <w:r w:rsidRPr="003935D6">
        <w:rPr>
          <w:lang w:val="en-US"/>
        </w:rPr>
        <w:t>The e</w:t>
      </w:r>
      <w:r w:rsidR="00D15A4C" w:rsidRPr="003935D6">
        <w:rPr>
          <w:lang w:val="en-US"/>
        </w:rPr>
        <w:t>viden</w:t>
      </w:r>
      <w:r w:rsidRPr="003935D6">
        <w:rPr>
          <w:lang w:val="en-US"/>
        </w:rPr>
        <w:t>tial</w:t>
      </w:r>
      <w:r w:rsidR="00D15A4C" w:rsidRPr="003935D6">
        <w:rPr>
          <w:lang w:val="en-US"/>
        </w:rPr>
        <w:t xml:space="preserve"> </w:t>
      </w:r>
      <w:r w:rsidR="00F13E8A" w:rsidRPr="003935D6">
        <w:rPr>
          <w:lang w:val="en-US"/>
        </w:rPr>
        <w:t>link between R</w:t>
      </w:r>
      <w:r w:rsidRPr="003935D6">
        <w:rPr>
          <w:lang w:val="en-US"/>
        </w:rPr>
        <w:t xml:space="preserve">elational </w:t>
      </w:r>
      <w:r w:rsidR="00F13E8A" w:rsidRPr="003935D6">
        <w:rPr>
          <w:lang w:val="en-US"/>
        </w:rPr>
        <w:t>F</w:t>
      </w:r>
      <w:r w:rsidRPr="003935D6">
        <w:rPr>
          <w:lang w:val="en-US"/>
        </w:rPr>
        <w:t xml:space="preserve">rame </w:t>
      </w:r>
      <w:r w:rsidR="00F13E8A" w:rsidRPr="003935D6">
        <w:rPr>
          <w:lang w:val="en-US"/>
        </w:rPr>
        <w:t>T</w:t>
      </w:r>
      <w:r w:rsidRPr="003935D6">
        <w:rPr>
          <w:lang w:val="en-US"/>
        </w:rPr>
        <w:t>heory</w:t>
      </w:r>
      <w:r w:rsidR="00F13E8A" w:rsidRPr="003935D6">
        <w:rPr>
          <w:lang w:val="en-US"/>
        </w:rPr>
        <w:t xml:space="preserve"> </w:t>
      </w:r>
      <w:r w:rsidRPr="003935D6">
        <w:rPr>
          <w:lang w:val="en-US"/>
        </w:rPr>
        <w:t xml:space="preserve">(RFT) </w:t>
      </w:r>
      <w:r w:rsidR="0038063E" w:rsidRPr="003935D6">
        <w:rPr>
          <w:lang w:val="en-US"/>
        </w:rPr>
        <w:t xml:space="preserve">and Acceptance and Commitment Therapy (ACT) </w:t>
      </w:r>
      <w:r w:rsidR="00F13E8A" w:rsidRPr="003935D6">
        <w:rPr>
          <w:lang w:val="en-US"/>
        </w:rPr>
        <w:t xml:space="preserve">is a matter of on-going debate. </w:t>
      </w:r>
      <w:r w:rsidR="00C07FC5" w:rsidRPr="003935D6">
        <w:rPr>
          <w:lang w:val="en-US"/>
        </w:rPr>
        <w:t xml:space="preserve">Foody et al. (2013) </w:t>
      </w:r>
      <w:r w:rsidR="00217A60" w:rsidRPr="003935D6">
        <w:rPr>
          <w:lang w:val="en-US"/>
        </w:rPr>
        <w:t>is frequently cited</w:t>
      </w:r>
      <w:r w:rsidR="00C07FC5" w:rsidRPr="003935D6">
        <w:rPr>
          <w:lang w:val="en-US"/>
        </w:rPr>
        <w:t xml:space="preserve"> </w:t>
      </w:r>
      <w:r w:rsidR="00217A60" w:rsidRPr="003935D6">
        <w:rPr>
          <w:lang w:val="en-US"/>
        </w:rPr>
        <w:t xml:space="preserve">as evidence </w:t>
      </w:r>
      <w:r w:rsidR="00C27D9B" w:rsidRPr="003935D6">
        <w:rPr>
          <w:lang w:val="en-US"/>
        </w:rPr>
        <w:t xml:space="preserve">for ACT’s concept of Self-as-Context and as evidence for the ties between </w:t>
      </w:r>
      <w:r w:rsidR="00C07FC5" w:rsidRPr="003935D6">
        <w:rPr>
          <w:lang w:val="en-US"/>
        </w:rPr>
        <w:t>ACT</w:t>
      </w:r>
      <w:r w:rsidR="00C27D9B" w:rsidRPr="003935D6">
        <w:rPr>
          <w:lang w:val="en-US"/>
        </w:rPr>
        <w:t>’s middle level clinical terms and the more basic account of language and cognition provided by RFT</w:t>
      </w:r>
      <w:r w:rsidR="00C07FC5" w:rsidRPr="003935D6">
        <w:rPr>
          <w:lang w:val="en-US"/>
        </w:rPr>
        <w:t xml:space="preserve">. </w:t>
      </w:r>
      <w:r w:rsidR="00217A60" w:rsidRPr="003935D6">
        <w:rPr>
          <w:lang w:val="en-US"/>
        </w:rPr>
        <w:t xml:space="preserve">However, the failed replication study by Foody et al. (2015) </w:t>
      </w:r>
      <w:r w:rsidR="006C660B" w:rsidRPr="003935D6">
        <w:rPr>
          <w:lang w:val="en-US"/>
        </w:rPr>
        <w:t>typically</w:t>
      </w:r>
      <w:r w:rsidR="00217A60" w:rsidRPr="003935D6">
        <w:rPr>
          <w:lang w:val="en-US"/>
        </w:rPr>
        <w:t xml:space="preserve"> goes </w:t>
      </w:r>
      <w:r w:rsidR="006C660B" w:rsidRPr="003935D6">
        <w:rPr>
          <w:lang w:val="en-US"/>
        </w:rPr>
        <w:t>uncited</w:t>
      </w:r>
      <w:r w:rsidR="00217A60" w:rsidRPr="003935D6">
        <w:rPr>
          <w:lang w:val="en-US"/>
        </w:rPr>
        <w:t xml:space="preserve">. </w:t>
      </w:r>
      <w:r w:rsidR="002701DE" w:rsidRPr="003935D6">
        <w:rPr>
          <w:lang w:val="en-US"/>
        </w:rPr>
        <w:t xml:space="preserve">Given their importance, </w:t>
      </w:r>
      <w:r w:rsidR="00C07FC5" w:rsidRPr="003935D6">
        <w:rPr>
          <w:lang w:val="en-US"/>
        </w:rPr>
        <w:t xml:space="preserve">I </w:t>
      </w:r>
      <w:r w:rsidR="002701DE" w:rsidRPr="003935D6">
        <w:rPr>
          <w:lang w:val="en-US"/>
        </w:rPr>
        <w:t>critically re-evaluate the results of both articles</w:t>
      </w:r>
      <w:r w:rsidR="00C07FC5" w:rsidRPr="003935D6">
        <w:rPr>
          <w:lang w:val="en-US"/>
        </w:rPr>
        <w:t xml:space="preserve">. I found </w:t>
      </w:r>
      <w:r w:rsidR="00821385" w:rsidRPr="003935D6">
        <w:rPr>
          <w:lang w:val="en-US"/>
        </w:rPr>
        <w:t>several</w:t>
      </w:r>
      <w:r w:rsidR="00C07FC5" w:rsidRPr="003935D6">
        <w:rPr>
          <w:lang w:val="en-US"/>
        </w:rPr>
        <w:t xml:space="preserve"> issues</w:t>
      </w:r>
      <w:r w:rsidR="00821385" w:rsidRPr="003935D6">
        <w:rPr>
          <w:lang w:val="en-US"/>
        </w:rPr>
        <w:t>, the most important of which was that</w:t>
      </w:r>
      <w:r w:rsidR="00C07FC5" w:rsidRPr="003935D6">
        <w:rPr>
          <w:lang w:val="en-US"/>
        </w:rPr>
        <w:t xml:space="preserve"> </w:t>
      </w:r>
      <w:r w:rsidR="00821385" w:rsidRPr="003935D6">
        <w:rPr>
          <w:lang w:val="en-US"/>
        </w:rPr>
        <w:t>the</w:t>
      </w:r>
      <w:r w:rsidR="00FD17A1" w:rsidRPr="003935D6">
        <w:rPr>
          <w:lang w:val="en-US"/>
        </w:rPr>
        <w:t xml:space="preserve"> central claim does not correspond with the</w:t>
      </w:r>
      <w:r w:rsidR="00821385" w:rsidRPr="003935D6">
        <w:rPr>
          <w:lang w:val="en-US"/>
        </w:rPr>
        <w:t xml:space="preserve"> reported</w:t>
      </w:r>
      <w:r w:rsidR="00FD17A1" w:rsidRPr="003935D6">
        <w:rPr>
          <w:lang w:val="en-US"/>
        </w:rPr>
        <w:t xml:space="preserve"> analyses</w:t>
      </w:r>
      <w:r w:rsidR="007E506E" w:rsidRPr="003935D6">
        <w:rPr>
          <w:lang w:val="en-US"/>
        </w:rPr>
        <w:t xml:space="preserve">. </w:t>
      </w:r>
      <w:r w:rsidR="00FD17A1" w:rsidRPr="003935D6">
        <w:rPr>
          <w:lang w:val="en-US"/>
        </w:rPr>
        <w:t xml:space="preserve">When I </w:t>
      </w:r>
      <w:r w:rsidR="004632B7" w:rsidRPr="003935D6">
        <w:rPr>
          <w:lang w:val="en-US"/>
        </w:rPr>
        <w:t xml:space="preserve">extracted summary statistics </w:t>
      </w:r>
      <w:r w:rsidR="0076307D" w:rsidRPr="003935D6">
        <w:rPr>
          <w:lang w:val="en-US"/>
        </w:rPr>
        <w:t xml:space="preserve">from both studies </w:t>
      </w:r>
      <w:r w:rsidR="004632B7" w:rsidRPr="003935D6">
        <w:rPr>
          <w:lang w:val="en-US"/>
        </w:rPr>
        <w:t xml:space="preserve">and used them to </w:t>
      </w:r>
      <w:r w:rsidR="00FD17A1" w:rsidRPr="003935D6">
        <w:rPr>
          <w:lang w:val="en-US"/>
        </w:rPr>
        <w:t xml:space="preserve">conduct </w:t>
      </w:r>
      <w:r w:rsidR="004632B7" w:rsidRPr="003935D6">
        <w:rPr>
          <w:lang w:val="en-US"/>
        </w:rPr>
        <w:t xml:space="preserve">a multiverse analysis, </w:t>
      </w:r>
      <w:r w:rsidR="00FD17A1" w:rsidRPr="003935D6">
        <w:rPr>
          <w:lang w:val="en-US"/>
        </w:rPr>
        <w:t xml:space="preserve">that mapped </w:t>
      </w:r>
      <w:r w:rsidR="004632B7" w:rsidRPr="003935D6">
        <w:rPr>
          <w:lang w:val="en-US"/>
        </w:rPr>
        <w:t xml:space="preserve">directly </w:t>
      </w:r>
      <w:r w:rsidR="00FD17A1" w:rsidRPr="003935D6">
        <w:rPr>
          <w:lang w:val="en-US"/>
        </w:rPr>
        <w:t xml:space="preserve">onto the original </w:t>
      </w:r>
      <w:r w:rsidR="004632B7" w:rsidRPr="003935D6">
        <w:rPr>
          <w:lang w:val="en-US"/>
        </w:rPr>
        <w:t>claim</w:t>
      </w:r>
      <w:r w:rsidR="00FD17A1" w:rsidRPr="003935D6">
        <w:rPr>
          <w:lang w:val="en-US"/>
        </w:rPr>
        <w:t xml:space="preserve"> (i.e., that the hierarchy condition reduced distress more than the distinction condition)</w:t>
      </w:r>
      <w:r w:rsidR="007E506E" w:rsidRPr="003935D6">
        <w:rPr>
          <w:lang w:val="en-US"/>
        </w:rPr>
        <w:t>, null</w:t>
      </w:r>
      <w:r w:rsidR="004632B7" w:rsidRPr="003935D6">
        <w:rPr>
          <w:lang w:val="en-US"/>
        </w:rPr>
        <w:t xml:space="preserve"> results were found </w:t>
      </w:r>
      <w:r w:rsidR="00B151BA" w:rsidRPr="003935D6">
        <w:rPr>
          <w:lang w:val="en-US"/>
        </w:rPr>
        <w:t>under every set of conditions</w:t>
      </w:r>
      <w:r w:rsidR="007E506E" w:rsidRPr="003935D6">
        <w:rPr>
          <w:lang w:val="en-US"/>
        </w:rPr>
        <w:t xml:space="preserve">. </w:t>
      </w:r>
      <w:r w:rsidR="00A363C6" w:rsidRPr="003935D6">
        <w:rPr>
          <w:lang w:val="en-US"/>
        </w:rPr>
        <w:t xml:space="preserve">Taken together, results illustrate how </w:t>
      </w:r>
      <w:r w:rsidR="0001413F" w:rsidRPr="003935D6">
        <w:rPr>
          <w:lang w:val="en-US"/>
        </w:rPr>
        <w:t xml:space="preserve">weak or </w:t>
      </w:r>
      <w:r w:rsidR="00A363C6" w:rsidRPr="003935D6">
        <w:rPr>
          <w:lang w:val="en-US"/>
        </w:rPr>
        <w:t xml:space="preserve">flawed research practices </w:t>
      </w:r>
      <w:r w:rsidR="00245D3F" w:rsidRPr="003935D6">
        <w:rPr>
          <w:lang w:val="en-US"/>
        </w:rPr>
        <w:t xml:space="preserve">and uncritical citation of results can </w:t>
      </w:r>
      <w:r w:rsidR="00941AF7" w:rsidRPr="003935D6">
        <w:rPr>
          <w:lang w:val="en-US"/>
        </w:rPr>
        <w:t xml:space="preserve">hinder cumulative science and evidence based </w:t>
      </w:r>
      <w:r w:rsidR="00A363C6" w:rsidRPr="003935D6">
        <w:rPr>
          <w:lang w:val="en-US"/>
        </w:rPr>
        <w:t xml:space="preserve">clinical </w:t>
      </w:r>
      <w:r w:rsidR="00245D3F" w:rsidRPr="003935D6">
        <w:rPr>
          <w:lang w:val="en-US"/>
        </w:rPr>
        <w:t>practice.</w:t>
      </w:r>
      <w:r w:rsidR="0084479F" w:rsidRPr="003935D6">
        <w:rPr>
          <w:lang w:val="en-US"/>
        </w:rPr>
        <w:t xml:space="preserve"> </w:t>
      </w:r>
    </w:p>
    <w:p w14:paraId="39F0DFC2" w14:textId="77777777" w:rsidR="00A932E5" w:rsidRPr="003935D6" w:rsidRDefault="00A932E5" w:rsidP="00444195">
      <w:pPr>
        <w:ind w:firstLine="0"/>
        <w:rPr>
          <w:highlight w:val="yellow"/>
          <w:lang w:val="en-US"/>
        </w:rPr>
      </w:pPr>
    </w:p>
    <w:p w14:paraId="6A955EF5" w14:textId="77777777" w:rsidR="005F5196" w:rsidRPr="003935D6" w:rsidRDefault="005F5196" w:rsidP="00444195">
      <w:pPr>
        <w:ind w:firstLine="0"/>
        <w:rPr>
          <w:lang w:val="en-US"/>
        </w:rPr>
        <w:sectPr w:rsidR="005F5196" w:rsidRPr="003935D6" w:rsidSect="00ED4CEC">
          <w:footerReference w:type="even" r:id="rId7"/>
          <w:footerReference w:type="default" r:id="rId8"/>
          <w:footnotePr>
            <w:numFmt w:val="chicago"/>
          </w:footnotePr>
          <w:pgSz w:w="11900" w:h="16840"/>
          <w:pgMar w:top="1440" w:right="1440" w:bottom="1440" w:left="1440" w:header="708" w:footer="708" w:gutter="0"/>
          <w:cols w:space="708"/>
          <w:docGrid w:linePitch="360"/>
          <w15:footnoteColumns w:val="1"/>
        </w:sectPr>
      </w:pPr>
    </w:p>
    <w:p w14:paraId="5A24B964" w14:textId="749FA0E3" w:rsidR="000A43A1" w:rsidRPr="003935D6" w:rsidRDefault="000E677C" w:rsidP="000E677C">
      <w:pPr>
        <w:ind w:firstLine="0"/>
        <w:rPr>
          <w:lang w:val="en-US"/>
        </w:rPr>
      </w:pPr>
      <w:ins w:id="0" w:author="ian hussey" w:date="2026-06-15T17:30:00Z" w16du:dateUtc="2026-06-15T15:30:00Z">
        <w:r>
          <w:rPr>
            <w:lang w:val="en-US"/>
          </w:rPr>
          <w:t xml:space="preserve">This article presents a critical reanalysis of a study published in the field of psychology, specifically clinical psychology and more specifically Acceptance and Commitment Therapy </w:t>
        </w:r>
      </w:ins>
      <w:del w:id="1" w:author="ian hussey" w:date="2026-06-15T17:31:00Z" w16du:dateUtc="2026-06-15T15:31:00Z">
        <w:r w:rsidR="00357F46" w:rsidRPr="003935D6" w:rsidDel="000E677C">
          <w:rPr>
            <w:lang w:val="en-US"/>
          </w:rPr>
          <w:delText xml:space="preserve">A long-standing debate within the literature on Acceptance and Commitment Therapy </w:delText>
        </w:r>
      </w:del>
      <w:r w:rsidR="008030D8">
        <w:rPr>
          <w:lang w:val="en-US"/>
        </w:rPr>
        <w:fldChar w:fldCharType="begin"/>
      </w:r>
      <w:r w:rsidR="00657F17">
        <w:rPr>
          <w:lang w:val="en-US"/>
        </w:rPr>
        <w:instrText xml:space="preserve"> ADDIN ZOTERO_ITEM CSL_CITATION {"citationID":"Gl1ZT7ih","properties":{"unsorted":false,"formattedCitation":"(ACT: Hayes et al., 1999)","plainCitation":"(ACT: Hayes et al., 1999)","noteIndex":0},"citationItems":[{"id":1816,"uris":["http://zotero.org/users/1687755/items/RW6HQ5RW"],"itemData":{"id":1816,"type":"book","abstract":"The prevailing view among therapists as well as clients is that a more vital life can be attained by overcoming negative thoughts and feelings. Yet despite efforts to achieve this goal, many individuals continue to suffer with behavior disorders, adjustment difficulties, and low life satisfaction. Acceptance and Commitment Therapy (ACT) is a unique psychotherapeutic approach that addresses this issue by altering the very ground on which rational change strategies rest. Within a coherent theoretical and philosophical framework, ACT illuminates the ways clients understand and perpetuate their difficulties through language. The book shows how interventions based on metaphor, paradox, and experiential exercises can enable clients to break free of language traps and make contact with thoughts, feelings, memories, and physical sensations that have been feared and avoided. Detailed guidelines are presented for helping clients recontextualize and accept these private events, develop greater clarity about personal values, and commit to needed behavior change. Providing in one volume a scientifically sound theory of psychopathology and a practical treatment model, and illustrated by a wealth of clinical examples, this is an important resource for practitioners and students in the full range of behavioral health care fields.","ISBN":"978-1-57230-481-9","language":"en","number-of-pages":"324","publisher":"Guilford Press","source":"Google Books","title":"Acceptance and Commitment Therapy: An experiential approach to behavior change","title-short":"Acceptance and Commitment Therapy","author":[{"family":"Hayes","given":"Steven C."},{"family":"Strosahl","given":"Kirk"},{"family":"Wilson","given":"Kelly G."}],"issued":{"date-parts":[["1999"]]}},"prefix":"ACT: "}],"schema":"https://github.com/citation-style-language/schema/raw/master/csl-citation.json"} </w:instrText>
      </w:r>
      <w:r w:rsidR="008030D8">
        <w:rPr>
          <w:lang w:val="en-US"/>
        </w:rPr>
        <w:fldChar w:fldCharType="separate"/>
      </w:r>
      <w:r w:rsidR="00657F17">
        <w:rPr>
          <w:noProof/>
          <w:lang w:val="en-US"/>
        </w:rPr>
        <w:t>(ACT: Hayes et al., 1999)</w:t>
      </w:r>
      <w:r w:rsidR="008030D8">
        <w:rPr>
          <w:lang w:val="en-US"/>
        </w:rPr>
        <w:fldChar w:fldCharType="end"/>
      </w:r>
      <w:ins w:id="2" w:author="ian hussey" w:date="2026-06-15T17:31:00Z" w16du:dateUtc="2026-06-15T15:31:00Z">
        <w:r>
          <w:rPr>
            <w:lang w:val="en-US"/>
          </w:rPr>
          <w:t xml:space="preserve">. </w:t>
        </w:r>
        <w:r w:rsidRPr="003935D6">
          <w:rPr>
            <w:lang w:val="en-US"/>
          </w:rPr>
          <w:t xml:space="preserve">A long-standing debate within </w:t>
        </w:r>
        <w:r>
          <w:rPr>
            <w:lang w:val="en-US"/>
          </w:rPr>
          <w:t>this literature</w:t>
        </w:r>
      </w:ins>
      <w:r w:rsidR="00357F46" w:rsidRPr="003935D6">
        <w:rPr>
          <w:lang w:val="en-US"/>
        </w:rPr>
        <w:t xml:space="preserve"> is whether or not ACT’s model of therapeutic change is or is not linked to the more basic science of learning and behavioral processes, specifically relational responding, described by Relational Frame Theory </w:t>
      </w:r>
      <w:r w:rsidR="008030D8">
        <w:rPr>
          <w:lang w:val="en-US"/>
        </w:rPr>
        <w:fldChar w:fldCharType="begin"/>
      </w:r>
      <w:r w:rsidR="00872B6F">
        <w:rPr>
          <w:lang w:val="en-US"/>
        </w:rPr>
        <w:instrText xml:space="preserve"> ADDIN ZOTERO_ITEM CSL_CITATION {"citationID":"KVKyC7JF","properties":{"unsorted":false,"formattedCitation":"(RFT: Hayes et al., 2001)","plainCitation":"(RFT: Hayes et al., 2001)","noteIndex":0},"citationItems":[{"id":1834,"uris":["http://zotero.org/users/1687755/items/97BA6F6P"],"itemData":{"id":1834,"type":"book","publisher":"Kluwer Academic/Plenum Press","publisher-place":"New York","title":"Relational frame theory: A post-Skinnerian account of human language and cognition","title-short":"Relational frame theory","author":[{"family":"Hayes","given":"Steven C."},{"family":"Barnes-Holmes","given":"Dermot"},{"family":"Roche","given":"Bryan"}],"issued":{"date-parts":[["2001"]]}},"prefix":"RFT: "}],"schema":"https://github.com/citation-style-language/schema/raw/master/csl-citation.json"} </w:instrText>
      </w:r>
      <w:r w:rsidR="008030D8">
        <w:rPr>
          <w:lang w:val="en-US"/>
        </w:rPr>
        <w:fldChar w:fldCharType="separate"/>
      </w:r>
      <w:r w:rsidR="00872B6F">
        <w:rPr>
          <w:noProof/>
          <w:lang w:val="en-US"/>
        </w:rPr>
        <w:t>(RFT: Hayes et al., 2001)</w:t>
      </w:r>
      <w:r w:rsidR="008030D8">
        <w:rPr>
          <w:lang w:val="en-US"/>
        </w:rPr>
        <w:fldChar w:fldCharType="end"/>
      </w:r>
      <w:ins w:id="3" w:author="ian hussey" w:date="2026-06-15T18:19:00Z" w16du:dateUtc="2026-06-15T16:19:00Z">
        <w:r w:rsidR="00872B6F">
          <w:rPr>
            <w:lang w:val="en-US"/>
          </w:rPr>
          <w:t xml:space="preserve">. </w:t>
        </w:r>
      </w:ins>
      <w:ins w:id="4" w:author="ian hussey" w:date="2026-06-15T18:20:00Z" w16du:dateUtc="2026-06-15T16:20:00Z">
        <w:r w:rsidR="00872B6F">
          <w:rPr>
            <w:lang w:val="en-US"/>
          </w:rPr>
          <w:t xml:space="preserve">RFT is a modern behaviorist account of language and higher cognition in terms of </w:t>
        </w:r>
      </w:ins>
      <w:ins w:id="5" w:author="ian hussey" w:date="2026-06-15T18:21:00Z" w16du:dateUtc="2026-06-15T16:21:00Z">
        <w:r w:rsidR="00872B6F">
          <w:rPr>
            <w:lang w:val="en-US"/>
          </w:rPr>
          <w:t>human</w:t>
        </w:r>
      </w:ins>
      <w:ins w:id="6" w:author="ian hussey" w:date="2026-06-15T18:22:00Z" w16du:dateUtc="2026-06-15T16:22:00Z">
        <w:r w:rsidR="003B5439">
          <w:rPr>
            <w:lang w:val="en-US"/>
          </w:rPr>
          <w:t xml:space="preserve">s’ </w:t>
        </w:r>
      </w:ins>
      <w:ins w:id="7" w:author="ian hussey" w:date="2026-06-15T18:21:00Z" w16du:dateUtc="2026-06-15T16:21:00Z">
        <w:r w:rsidR="00872B6F">
          <w:rPr>
            <w:lang w:val="en-US"/>
          </w:rPr>
          <w:t xml:space="preserve">ability to relate stimuli in complex ways. An introduction to </w:t>
        </w:r>
      </w:ins>
      <w:ins w:id="8" w:author="ian hussey" w:date="2026-06-15T18:23:00Z" w16du:dateUtc="2026-06-15T16:23:00Z">
        <w:r w:rsidR="003B5439">
          <w:rPr>
            <w:lang w:val="en-US"/>
          </w:rPr>
          <w:t xml:space="preserve">ACT and </w:t>
        </w:r>
      </w:ins>
      <w:ins w:id="9" w:author="ian hussey" w:date="2026-06-15T18:21:00Z" w16du:dateUtc="2026-06-15T16:21:00Z">
        <w:r w:rsidR="00872B6F">
          <w:rPr>
            <w:lang w:val="en-US"/>
          </w:rPr>
          <w:t>RFT</w:t>
        </w:r>
      </w:ins>
      <w:ins w:id="10" w:author="ian hussey" w:date="2026-06-15T18:23:00Z" w16du:dateUtc="2026-06-15T16:23:00Z">
        <w:r w:rsidR="003B5439">
          <w:rPr>
            <w:lang w:val="en-US"/>
          </w:rPr>
          <w:t xml:space="preserve">, and the </w:t>
        </w:r>
      </w:ins>
      <w:ins w:id="11" w:author="ian hussey" w:date="2026-06-15T18:25:00Z" w16du:dateUtc="2026-06-15T16:25:00Z">
        <w:r w:rsidR="003B5439">
          <w:rPr>
            <w:lang w:val="en-US"/>
          </w:rPr>
          <w:t>long-</w:t>
        </w:r>
      </w:ins>
      <w:ins w:id="12" w:author="ian hussey" w:date="2026-06-15T18:23:00Z" w16du:dateUtc="2026-06-15T16:23:00Z">
        <w:r w:rsidR="003B5439">
          <w:rPr>
            <w:lang w:val="en-US"/>
          </w:rPr>
          <w:t xml:space="preserve">debated link between the two, </w:t>
        </w:r>
      </w:ins>
      <w:ins w:id="13" w:author="ian hussey" w:date="2026-06-15T18:21:00Z" w16du:dateUtc="2026-06-15T16:21:00Z">
        <w:r w:rsidR="00872B6F">
          <w:rPr>
            <w:lang w:val="en-US"/>
          </w:rPr>
          <w:t xml:space="preserve">is beyond the scope of this article, but readers </w:t>
        </w:r>
      </w:ins>
      <w:ins w:id="14" w:author="ian hussey" w:date="2026-06-15T18:23:00Z" w16du:dateUtc="2026-06-15T16:23:00Z">
        <w:r w:rsidR="003B5439">
          <w:rPr>
            <w:lang w:val="en-US"/>
          </w:rPr>
          <w:t>can find longer treatme</w:t>
        </w:r>
      </w:ins>
      <w:ins w:id="15" w:author="ian hussey" w:date="2026-06-15T18:24:00Z" w16du:dateUtc="2026-06-15T16:24:00Z">
        <w:r w:rsidR="003B5439">
          <w:rPr>
            <w:lang w:val="en-US"/>
          </w:rPr>
          <w:t xml:space="preserve">nts of these issues in Barnes-Holmes et al., </w:t>
        </w:r>
      </w:ins>
      <w:r w:rsidR="003B5439">
        <w:rPr>
          <w:lang w:val="en-US"/>
        </w:rPr>
        <w:fldChar w:fldCharType="begin"/>
      </w:r>
      <w:r w:rsidR="003B5439">
        <w:rPr>
          <w:lang w:val="en-US"/>
        </w:rPr>
        <w:instrText xml:space="preserve"> ADDIN ZOTERO_ITEM CSL_CITATION {"citationID":"RElOtTei","properties":{"unsorted":false,"formattedCitation":"(2015)","plainCitation":"(2015)","noteIndex":0},"citationItems":[{"id":2711,"uris":["http://zotero.org/users/1687755/items/P3KU2EWX"],"itemData":{"id":2711,"type":"chapter","container-title":"The Wiley Handbook of Contextual Behavioral Science","page":"365–382","publisher":"Blackwell-Wiley","publisher-place":"New York, NY","title":"Scientific ambition: The relationship between Relational Frame Theory and middle-level terms in acceptance and commitment therapy","URL":"http://onlinelibrary.wiley.com/doi/10.1002/9781118489857.ch18/","author":[{"family":"Barnes-Holmes","given":"Yvonne"},{"family":"Hussey","given":"Ian"},{"family":"McEnteggart","given":"Ciara"},{"family":"Barnes-Holmes","given":"Dermot"},{"family":"Foody","given":"Mairéad"}],"editor":[{"family":"Zettle","given":"Robert D"},{"family":"Hayes","given":"Steven C."},{"family":"Barnes-Holmes","given":"Dermot"},{"family":"Biglan","given":"Anthony"}],"issued":{"date-parts":[["2015"]]}},"suppress-author":true}],"schema":"https://github.com/citation-style-language/schema/raw/master/csl-citation.json"} </w:instrText>
      </w:r>
      <w:r w:rsidR="003B5439">
        <w:rPr>
          <w:lang w:val="en-US"/>
        </w:rPr>
        <w:fldChar w:fldCharType="separate"/>
      </w:r>
      <w:r w:rsidR="003B5439">
        <w:rPr>
          <w:noProof/>
          <w:lang w:val="en-US"/>
        </w:rPr>
        <w:t>(2015)</w:t>
      </w:r>
      <w:r w:rsidR="003B5439">
        <w:rPr>
          <w:lang w:val="en-US"/>
        </w:rPr>
        <w:fldChar w:fldCharType="end"/>
      </w:r>
      <w:ins w:id="16" w:author="ian hussey" w:date="2026-06-15T18:24:00Z" w16du:dateUtc="2026-06-15T16:24:00Z">
        <w:r w:rsidR="003B5439">
          <w:rPr>
            <w:lang w:val="en-US"/>
          </w:rPr>
          <w:t xml:space="preserve"> and McLoughlin and Roche </w:t>
        </w:r>
      </w:ins>
      <w:r w:rsidR="003B5439">
        <w:rPr>
          <w:lang w:val="en-US"/>
        </w:rPr>
        <w:fldChar w:fldCharType="begin"/>
      </w:r>
      <w:r w:rsidR="005D7D33">
        <w:rPr>
          <w:lang w:val="en-US"/>
        </w:rPr>
        <w:instrText xml:space="preserve"> ADDIN ZOTERO_ITEM CSL_CITATION {"citationID":"tCSqi0pB","properties":{"unsorted":false,"formattedCitation":"(2022)","plainCitation":"(2022)","noteIndex":0},"citationItems":[{"id":4834,"uris":["http://zotero.org/users/1687755/items/HYYUSMSB"],"itemData":{"id":4834,"type":"article-journal","abstract":"A large array of randomized controlled trials and meta-analyses have determined the efficacy of Acceptance and Commitment Therapy (ACT). However, determining that ACT works does not tell us how it works. This is especially important to understand given the current emphasis on Process-Based Therapy, the promise of which is to identify manipulable causal mediators of change in psychotherapy, and how their effectiveness is moderated by individual contexts. This paper outlines four key areas of concern regarding ACT’s status as a Process-Based Therapy. First, the relationship between ACT and Relational Frame Theory has been widely asserted but not yet properly substantiated. Second, most of the studies on ACT’s core process of change, psychological flexibility, have used invalid measures. Third, while lots of research indicates means by which individuals can be helped to behave consistently with their values, there is virtually no research on how to help people effectively clarify their values in the first instance, or indeed, on an iterative basis. Finally, the philosophy underlying ACT permits a-moral instrumentalism, presenting several ethical challenges. We end by making several recommendations for coherent methodological, conceptual, and practical progress within ACT research and therapy.","container-title":"Behavior Therapy","DOI":"10.1016/j.beth.2022.07.010","ISSN":"00057894","issue":"6","journalAbbreviation":"Behavior Therapy","language":"en","page":"939-955","source":"DOI.org (Crossref)","title":"ACT: A Process-Based Therapy in search of a process","title-short":"ACT","volume":"54","author":[{"family":"McLoughlin","given":"Shane"},{"family":"Roche","given":"Bryan T."}],"issued":{"date-parts":[["2022",8]]}},"suppress-author":true}],"schema":"https://github.com/citation-style-language/schema/raw/master/csl-citation.json"} </w:instrText>
      </w:r>
      <w:r w:rsidR="003B5439">
        <w:rPr>
          <w:lang w:val="en-US"/>
        </w:rPr>
        <w:fldChar w:fldCharType="separate"/>
      </w:r>
      <w:r w:rsidR="003B5439">
        <w:rPr>
          <w:noProof/>
          <w:lang w:val="en-US"/>
        </w:rPr>
        <w:t>(2022)</w:t>
      </w:r>
      <w:r w:rsidR="003B5439">
        <w:rPr>
          <w:lang w:val="en-US"/>
        </w:rPr>
        <w:fldChar w:fldCharType="end"/>
      </w:r>
      <w:ins w:id="17" w:author="ian hussey" w:date="2026-06-15T18:24:00Z" w16du:dateUtc="2026-06-15T16:24:00Z">
        <w:r w:rsidR="003B5439">
          <w:rPr>
            <w:lang w:val="en-US"/>
          </w:rPr>
          <w:t xml:space="preserve">. </w:t>
        </w:r>
      </w:ins>
      <w:ins w:id="18" w:author="ian hussey" w:date="2026-06-15T18:18:00Z" w16du:dateUtc="2026-06-15T16:18:00Z">
        <w:r w:rsidR="00872B6F">
          <w:rPr>
            <w:lang w:val="en-US"/>
          </w:rPr>
          <w:t>For the purposes of the current article, it</w:t>
        </w:r>
      </w:ins>
      <w:ins w:id="19" w:author="ian hussey" w:date="2026-06-15T18:19:00Z" w16du:dateUtc="2026-06-15T16:19:00Z">
        <w:r w:rsidR="00872B6F">
          <w:rPr>
            <w:lang w:val="en-US"/>
          </w:rPr>
          <w:t xml:space="preserve"> is s</w:t>
        </w:r>
      </w:ins>
      <w:ins w:id="20" w:author="ian hussey" w:date="2026-06-15T18:18:00Z" w16du:dateUtc="2026-06-15T16:18:00Z">
        <w:r w:rsidR="00872B6F">
          <w:rPr>
            <w:lang w:val="en-US"/>
          </w:rPr>
          <w:t>uffice to say</w:t>
        </w:r>
      </w:ins>
      <w:ins w:id="21" w:author="ian hussey" w:date="2026-06-15T18:19:00Z" w16du:dateUtc="2026-06-15T16:19:00Z">
        <w:r w:rsidR="00872B6F">
          <w:rPr>
            <w:lang w:val="en-US"/>
          </w:rPr>
          <w:t xml:space="preserve"> that</w:t>
        </w:r>
      </w:ins>
      <w:ins w:id="22" w:author="ian hussey" w:date="2026-06-15T18:18:00Z" w16du:dateUtc="2026-06-15T16:18:00Z">
        <w:r w:rsidR="00872B6F">
          <w:rPr>
            <w:lang w:val="en-US"/>
          </w:rPr>
          <w:t xml:space="preserve"> </w:t>
        </w:r>
      </w:ins>
      <w:r w:rsidR="00A7114C" w:rsidRPr="003935D6">
        <w:rPr>
          <w:lang w:val="en-US"/>
        </w:rPr>
        <w:t xml:space="preserve">Foody et al. (2013) </w:t>
      </w:r>
      <w:r w:rsidR="00EB6D24" w:rsidRPr="003935D6">
        <w:rPr>
          <w:lang w:val="en-US"/>
        </w:rPr>
        <w:t>argued</w:t>
      </w:r>
      <w:r w:rsidR="00A7114C" w:rsidRPr="003935D6">
        <w:rPr>
          <w:lang w:val="en-US"/>
        </w:rPr>
        <w:t xml:space="preserve"> that they were among the first to successfully attempt to bridge the gap between ACT’s model of therapeutic change and RFT, specifically by recasting what ACT calls the therapeutic processes of “defusion” and “the three selves” into the more precise language of what RFT refers to as deictic relational responding (see Foody et al., 2013). Specifically, Foody et al. </w:t>
      </w:r>
      <w:r w:rsidR="00A7114C" w:rsidRPr="003935D6">
        <w:rPr>
          <w:lang w:val="en-US"/>
        </w:rPr>
        <w:fldChar w:fldCharType="begin"/>
      </w:r>
      <w:r w:rsidR="00C45EC7">
        <w:rPr>
          <w:lang w:val="en-US"/>
        </w:rPr>
        <w:instrText xml:space="preserve"> ADDIN ZOTERO_ITEM CSL_CITATION {"citationID":"4Ck0Vfdj","properties":{"formattedCitation":"(2013)","plainCitation":"(2013)","noteIndex":0},"citationItems":[{"id":118,"uris":["http://zotero.org/users/1687755/items/5QWUIWEF"],"itemData":{"id":118,"type":"article-journal","abstract":"Since its inception, ACT has placed a significant emphasis on the use of self-based techniques, and the self was defined initially through the three selves (i.e., self as content, self as process, and self as context). In addition, RFT provided a more technical account of self in terms of the deictic relational frames. However, the overlap between ACT’s mid-level terms (e.g., self as context) and RFT’s derived relations has been the subject of limited empirical scrutiny. The current study investigated the relative utility of manipulating distinction deictic versus hierarchical deictic relations in a self as context exercise designed to reduce experimentally induced emotional distress. The findings demonstrated superiority of the intervention that focused on hierarchical, rather than distinction, deictic relations in terms of reducing distress. The implications of the data for the potential overlap between ACT and RFT are discussed.","container-title":"International Journal of Psychology","issue":"3","language":"en","page":"373-388","source":"Zotero","title":"An Empirical Investigation of Hierarchical versus Distinction Relations in a Self-based ACT Exercise","volume":"13","author":[{"family":"Foody","given":"Mairéad"},{"family":"Barnes-Holmes","given":"Yvonne"},{"family":"Barnes-Holmes","given":"Dermot"},{"family":"Luciano","given":"Carmen"}],"issued":{"date-parts":[["2013"]]}},"label":"page","suppress-author":true}],"schema":"https://github.com/citation-style-language/schema/raw/master/csl-citation.json"} </w:instrText>
      </w:r>
      <w:r w:rsidR="00A7114C" w:rsidRPr="003935D6">
        <w:rPr>
          <w:lang w:val="en-US"/>
        </w:rPr>
        <w:fldChar w:fldCharType="separate"/>
      </w:r>
      <w:r w:rsidR="00A7114C" w:rsidRPr="003935D6">
        <w:rPr>
          <w:lang w:val="en-US"/>
        </w:rPr>
        <w:t>(2013)</w:t>
      </w:r>
      <w:r w:rsidR="00A7114C" w:rsidRPr="003935D6">
        <w:rPr>
          <w:lang w:val="en-US"/>
        </w:rPr>
        <w:fldChar w:fldCharType="end"/>
      </w:r>
      <w:r w:rsidR="00A7114C" w:rsidRPr="003935D6">
        <w:rPr>
          <w:lang w:val="en-US"/>
        </w:rPr>
        <w:t xml:space="preserve"> </w:t>
      </w:r>
      <w:r w:rsidR="00A7114C" w:rsidRPr="003935D6">
        <w:rPr>
          <w:lang w:val="en-US"/>
        </w:rPr>
        <w:t xml:space="preserve">adapted two different ultra-brief therapeutic interventions designed to decrease distress from Luciano et al. (2011). Briefly, these defined the distinction condition, in which participants were instructed to attempt to see their thoughts and feelings as distinct from their sense of self (i.e., you are not your thoughts), versus the hierarchy condition, in which participants were instructed to attempt to see their thoughts and feelings as contained by an overarching </w:t>
      </w:r>
      <w:r w:rsidR="00EE27B7">
        <w:rPr>
          <w:lang w:val="en-US"/>
        </w:rPr>
        <w:t>sense</w:t>
      </w:r>
      <w:r w:rsidR="00A7114C" w:rsidRPr="003935D6">
        <w:rPr>
          <w:lang w:val="en-US"/>
        </w:rPr>
        <w:t xml:space="preserve"> of self (i.e., you contain your thoughts). </w:t>
      </w:r>
    </w:p>
    <w:p w14:paraId="70D508D2" w14:textId="1FBF4E98" w:rsidR="005618B9" w:rsidRDefault="000A43A1" w:rsidP="00FB5823">
      <w:pPr>
        <w:rPr>
          <w:lang w:val="en-US"/>
        </w:rPr>
      </w:pPr>
      <w:r w:rsidRPr="003935D6">
        <w:rPr>
          <w:lang w:val="en-US"/>
        </w:rPr>
        <w:t xml:space="preserve">Elsewhere, over the past decade, the Replication Crisis in psychology has raised questions about the replicability, robustness, and credibility of claims in the psychology literature </w:t>
      </w:r>
      <w:r w:rsidRPr="003935D6">
        <w:rPr>
          <w:lang w:val="en-US"/>
        </w:rPr>
        <w:fldChar w:fldCharType="begin"/>
      </w:r>
      <w:r w:rsidRPr="003935D6">
        <w:rPr>
          <w:lang w:val="en-US"/>
        </w:rPr>
        <w:instrText xml:space="preserve"> ADDIN ZOTERO_ITEM CSL_CITATION {"citationID":"TwfEPLgg","properties":{"formattedCitation":"(Gelman, 2016; Spellman, 2015)","plainCitation":"(Gelman, 2016; Spellman, 2015)","noteIndex":0},"citationItems":[{"id":3111,"uris":["http://zotero.org/users/1687755/items/48PCH538"],"itemData":{"id":3111,"type":"post-weblog","abstract":"Someone sent me this article by psychology professor Susan Fiske, scheduled to appear in the APS Observer, a magazine of the Association for Psychological Science. The article made me a little bit sad, and I was inclined to just keep my response short and sweet, but then it seemed worth the trouble to give some …","container-title":"Statistical Modeling, Causal Inference, and Social Science","title":"What has happened down here is the winds have changed","URL":"http://andrewgelman.com/2016/09/21/what-has-happened-down-here-is-the-winds-have-changed/","author":[{"family":"Gelman","given":"Andrew"}],"accessed":{"date-parts":[["2017",5,17]]},"issued":{"date-parts":[["2016",9,21]]}},"label":"page"},{"id":3102,"uris":["http://zotero.org/users/1687755/items/6XVAPXQ8"],"itemData":{"id":3102,"type":"article-journal","container-title":"Perspectives on Psychological Science","DOI":"10.1177/1745691615609918","issue":"6","page":"886–899","source":"Google Scholar","title":"A short (personal) future history of revolution 2.0","volume":"10","author":[{"family":"Spellman","given":"Barbara A."}],"issued":{"date-parts":[["2015"]]}}}],"schema":"https://github.com/citation-style-language/schema/raw/master/csl-citation.json"} </w:instrText>
      </w:r>
      <w:r w:rsidRPr="003935D6">
        <w:rPr>
          <w:lang w:val="en-US"/>
        </w:rPr>
        <w:fldChar w:fldCharType="separate"/>
      </w:r>
      <w:r w:rsidRPr="003935D6">
        <w:rPr>
          <w:lang w:val="en-US"/>
        </w:rPr>
        <w:t>(Gelman, 2016; Spellman, 2015)</w:t>
      </w:r>
      <w:r w:rsidRPr="003935D6">
        <w:rPr>
          <w:lang w:val="en-US"/>
        </w:rPr>
        <w:fldChar w:fldCharType="end"/>
      </w:r>
      <w:r w:rsidRPr="003935D6">
        <w:rPr>
          <w:lang w:val="en-US"/>
        </w:rPr>
        <w:t xml:space="preserve">. Although the replication crisis began in social psychology, recognition of the same systemic weaknesses, flaws and biases in our research processes have more recently also been acknowledged in clinical psychology </w:t>
      </w:r>
      <w:r w:rsidRPr="003935D6">
        <w:rPr>
          <w:lang w:val="en-US"/>
        </w:rPr>
        <w:fldChar w:fldCharType="begin"/>
      </w:r>
      <w:r w:rsidR="00FD7D67">
        <w:rPr>
          <w:lang w:val="en-US"/>
        </w:rPr>
        <w:instrText xml:space="preserve"> ADDIN ZOTERO_ITEM CSL_CITATION {"citationID":"pFEUvGWt","properties":{"formattedCitation":"(Leichsenring et al., 2017; Tackett et al., 2019)","plainCitation":"(Leichsenring et al., 2017; Tackett et al., 2019)","noteIndex":0},"citationItems":[{"id":115,"uris":["http://zotero.org/users/1687755/items/FMXYR4SE"],"itemData":{"id":115,"type":"article-journal","abstract":"Replicability of findings is an essential prerequisite of research. For both basic and clinical research, however, low replicability of findings has recently been reported. Replicability may be affected by research biases not sufficiently controlled for by the existing research standards. Several biases such as researcher allegiance or selective reporting are well-known for affecting results. For psychotherapy and pharmacotherapy research, specific additional biases may affect outcome (e.g. therapist allegiance, therapist effects or impairments in treatment implementation). For meta-analyses further specific biases are relevant. In psychotherapy and pharmacotherapy research these biases have not yet been systematically discussed in the context of replicability. Using a list of 13 biases as a starting point, we discuss each bias's impact on replicability. We illustrate each bias by selective findings of recent research, showing that (1) several biases are not yet sufficiently controlled for by the presently applied research standards, (2) these biases have a pernicious effect on replicability of findings. For the sake of research credibility, it is critical to avoid these biases in future research. To control for biases and to improve replicability, we propose to systematically implement several measures in psychotherapy and pharmacotherapy research, such as adversarial collaboration (inviting academic rivals to collaborate), reviewing study design prior to knowing the results, triple-blind data analysis (including subjects, investigators and data managers/statisticians), data analysis by other research teams (crowdsourcing), and, last not least, updating reporting standards such as CONSORT or the Template for Intervention Description and Replication (TIDieR).","container-title":"Psychological Medicine","DOI":"10.1017/S003329171600324X","ISSN":"1469-8978","issue":"6","journalAbbreviation":"Psychol Med","language":"eng","page":"1000-1011","PMID":"27955715","source":"PubMed","title":"Biases in research: risk factors for non-replicability in psychotherapy and pharmacotherapy research","title-short":"Biases in research","volume":"47","author":[{"family":"Leichsenring","given":"F."},{"family":"Abbass","given":"A."},{"family":"Hilsenroth","given":"M. J."},{"family":"Leweke","given":"F."},{"family":"Luyten","given":"P."},{"family":"Keefe","given":"J. R."},{"family":"Midgley","given":"N."},{"family":"Rabung","given":"S."},{"family":"Salzer","given":"S."},{"family":"Steinert","given":"C."}],"issued":{"date-parts":[["2017",4]]}}},{"id":4529,"uris":["http://zotero.org/users/1687755/items/CIEGLMSQ"],"itemData":{"id":4529,"type":"article-journal","abstract":"Despite psychological scientists’ increasing interest in replicability, open science, research transparency, and the improvement of methods and practices, the clinical psychology community has been slow to engage. This has been shifting more recently, and with this review, we hope to facilitate this emerging dialogue. We begin by examining some potential areas of weakness in clinical psychology in terms of methods, practices, and evidentiary base. We then discuss a select overview of solutions, tools, and current concerns of the reform movement from a clinical psychological science perspective. We examine areas of clinical science expertise (e.g., implementation science) that should be leveraged to inform open science and reform efforts. Finally, we reiterate the call to clinical psychologists to increase their efforts toward reform that can further improve the credibility of clinical psychological science.","container-title":"Annual Review of Clinical Psychology","DOI":"10.1146/annurev-clinpsy-050718-095710","issue":"1","page":"579-604","PMID":"30673512","source":"Annual Reviews","title":"Psychology's Replication Crisis and Clinical Psychological Science","volume":"15","author":[{"family":"Tackett","given":"Jennifer L."},{"family":"Brandes","given":"Cassandra M."},{"family":"King","given":"Kevin M."},{"family":"Markon","given":"Kristian E."}],"issued":{"date-parts":[["2019"]]}}}],"schema":"https://github.com/citation-style-language/schema/raw/master/csl-citation.json"} </w:instrText>
      </w:r>
      <w:r w:rsidRPr="003935D6">
        <w:rPr>
          <w:lang w:val="en-US"/>
        </w:rPr>
        <w:fldChar w:fldCharType="separate"/>
      </w:r>
      <w:r w:rsidRPr="003935D6">
        <w:rPr>
          <w:lang w:val="en-US"/>
        </w:rPr>
        <w:t>(Leichsenring et al., 2017; Tackett et al., 2019)</w:t>
      </w:r>
      <w:r w:rsidRPr="003935D6">
        <w:rPr>
          <w:lang w:val="en-US"/>
        </w:rPr>
        <w:fldChar w:fldCharType="end"/>
      </w:r>
      <w:r w:rsidRPr="003935D6">
        <w:rPr>
          <w:lang w:val="en-US"/>
        </w:rPr>
        <w:t xml:space="preserve">. More recently, awareness of this issue has also spread to the behavioral research communities. In an editorial for Perspectives on Behavior Science, Hantula stated that “the ‘replication crisis’ in psychology could well be repeated in behavior science and behavior analysis. Even if it is not, it may hold some important </w:t>
      </w:r>
      <w:r w:rsidRPr="003935D6">
        <w:rPr>
          <w:lang w:val="en-US"/>
        </w:rPr>
        <w:lastRenderedPageBreak/>
        <w:t>lessons for both scientists and practitioners.”</w:t>
      </w:r>
      <w:r w:rsidRPr="003935D6">
        <w:rPr>
          <w:i/>
          <w:iCs/>
          <w:lang w:val="en-US"/>
        </w:rPr>
        <w:t xml:space="preserve"> </w:t>
      </w:r>
      <w:r w:rsidRPr="003935D6">
        <w:rPr>
          <w:lang w:val="en-US"/>
        </w:rPr>
        <w:fldChar w:fldCharType="begin"/>
      </w:r>
      <w:r w:rsidRPr="003935D6">
        <w:rPr>
          <w:lang w:val="en-US"/>
        </w:rPr>
        <w:instrText xml:space="preserve"> ADDIN ZOTERO_ITEM CSL_CITATION {"citationID":"hL3C8oJd","properties":{"formattedCitation":"(Hantula, 2019, pp. 4-5)","plainCitation":"(Hantula, 2019, pp. 4-5)","noteIndex":0},"citationItems":[{"id":5032,"uris":["http://zotero.org/users/1687755/items/QRYCH4E6"],"itemData":{"id":5032,"type":"article-journal","container-title":"Perspectives on Behavior Science","DOI":"10.1007/s40614-019-00194-2","ISSN":"2520-8977","issue":"1","journalAbbreviation":"Perspect Behav Sci","language":"en","page":"1-11","source":"Springer Link","title":"Editorial: Replication and Reliability in Behavior Science and Behavior Analysis: A Call for a Conversation","title-short":"Editorial","volume":"42","author":[{"family":"Hantula","given":"Donald A."}],"issued":{"date-parts":[["2019",3,1]]}},"label":"page","suffix":", pp. 4-5"}],"schema":"https://github.com/citation-style-language/schema/raw/master/csl-citation.json"} </w:instrText>
      </w:r>
      <w:r w:rsidRPr="003935D6">
        <w:rPr>
          <w:lang w:val="en-US"/>
        </w:rPr>
        <w:fldChar w:fldCharType="separate"/>
      </w:r>
      <w:r w:rsidRPr="003935D6">
        <w:rPr>
          <w:lang w:val="en-US"/>
        </w:rPr>
        <w:t>(Hantula, 2019, pp. 4-5)</w:t>
      </w:r>
      <w:r w:rsidRPr="003935D6">
        <w:rPr>
          <w:lang w:val="en-US"/>
        </w:rPr>
        <w:fldChar w:fldCharType="end"/>
      </w:r>
      <w:r w:rsidRPr="003935D6">
        <w:rPr>
          <w:lang w:val="en-US"/>
        </w:rPr>
        <w:t xml:space="preserve">. Encouragingly, however, the Association for Contextual Behavioral Science’s Task force on the Strategies and Tactics of Contextual Behavioral Science Research </w:t>
      </w:r>
      <w:r w:rsidRPr="003935D6">
        <w:rPr>
          <w:lang w:val="en-US"/>
        </w:rPr>
        <w:fldChar w:fldCharType="begin"/>
      </w:r>
      <w:r w:rsidRPr="003935D6">
        <w:rPr>
          <w:lang w:val="en-US"/>
        </w:rPr>
        <w:instrText xml:space="preserve"> ADDIN ZOTERO_ITEM CSL_CITATION {"citationID":"4yP0cnNp","properties":{"formattedCitation":"(2021)","plainCitation":"(2021)","noteIndex":0},"citationItems":[{"id":5039,"uris":["http://zotero.org/users/1687755/items/S5GSJJQN"],"itemData":{"id":5039,"type":"webpage","title":"Adoption of Open Science Recommendations | Association for Contextual Behavioral Science","URL":"https://contextualscience.org/news/adoption_of_open_science_recommendations","author":[{"literal":"Task Force on the Strategies and Tactics of Contextual Behavioral Science Research"}],"accessed":{"date-parts":[["2023",1,10]]},"issued":{"date-parts":[["2021"]]}},"label":"page","suppress-author":true}],"schema":"https://github.com/citation-style-language/schema/raw/master/csl-citation.json"} </w:instrText>
      </w:r>
      <w:r w:rsidRPr="003935D6">
        <w:rPr>
          <w:lang w:val="en-US"/>
        </w:rPr>
        <w:fldChar w:fldCharType="separate"/>
      </w:r>
      <w:r w:rsidRPr="003935D6">
        <w:rPr>
          <w:lang w:val="en-US"/>
        </w:rPr>
        <w:t>(2021)</w:t>
      </w:r>
      <w:r w:rsidRPr="003935D6">
        <w:rPr>
          <w:lang w:val="en-US"/>
        </w:rPr>
        <w:fldChar w:fldCharType="end"/>
      </w:r>
      <w:r w:rsidRPr="003935D6">
        <w:rPr>
          <w:lang w:val="en-US"/>
        </w:rPr>
        <w:t xml:space="preserve"> recently announced its explicit support for Open Science principles. As such, there appears to be growing support for the idea that behavioral research would be enhanced by examining and enhancing the reproducibility and credibility of its claims. </w:t>
      </w:r>
    </w:p>
    <w:p w14:paraId="165BC0E3" w14:textId="7C61FC3B" w:rsidR="005C5AC0" w:rsidRDefault="005618B9" w:rsidP="005618B9">
      <w:pPr>
        <w:rPr>
          <w:lang w:val="en-US"/>
        </w:rPr>
      </w:pPr>
      <w:r>
        <w:rPr>
          <w:lang w:val="en-US"/>
        </w:rPr>
        <w:t xml:space="preserve">To this end, a number of studies have examined the replicability and studies that </w:t>
      </w:r>
      <w:r w:rsidRPr="003935D6">
        <w:rPr>
          <w:lang w:val="en-US"/>
        </w:rPr>
        <w:t>attempt</w:t>
      </w:r>
      <w:r>
        <w:rPr>
          <w:lang w:val="en-US"/>
        </w:rPr>
        <w:t xml:space="preserve"> </w:t>
      </w:r>
      <w:r w:rsidRPr="003935D6">
        <w:rPr>
          <w:lang w:val="en-US"/>
        </w:rPr>
        <w:t>to tie RFT principles to ACT practices, such as the use of metaphor in therapy</w:t>
      </w:r>
      <w:r>
        <w:rPr>
          <w:lang w:val="en-US"/>
        </w:rPr>
        <w:t xml:space="preserve"> </w:t>
      </w:r>
      <w:r w:rsidRPr="003935D6">
        <w:rPr>
          <w:lang w:val="en-US"/>
        </w:rPr>
        <w:fldChar w:fldCharType="begin"/>
      </w:r>
      <w:r w:rsidR="00160EA4">
        <w:rPr>
          <w:lang w:val="en-US"/>
        </w:rPr>
        <w:instrText xml:space="preserve"> ADDIN ZOTERO_ITEM CSL_CITATION {"citationID":"6V04ZGMd","properties":{"formattedCitation":"(e.g., Sierra et al., 2016)","plainCitation":"(e.g., Sierra et al., 2016)","noteIndex":0},"citationItems":[{"id":1037,"uris":["http://zotero.org/users/1687755/items/FQDNWK95"],"itemData":{"id":1037,"type":"article-journal","abstract":"Metaphor is a tool frequently used in psychotherapy such as Acceptance and Commitment Therapy (ACT), a contextual behavioral model of psychological intervention rooted in an approach to human language and cognition known as Relational Frame Theory (RFT). This experimental analogue study aimed to analyze the effect of two variables in the metaphor effect on promoting psychological flexibility according to RFT: (a) the presence of common physical properties between the individual’s experience and the metaphor, and (b) the specification of appetitive augmental functions in the metaphor content. A 2x2 factorial design was implemented where the presence/absence of the above-mentioned variables was manipulated. Eighty-three participants first responded to measures of experiential avoidance, cognitive fusion, and generalized pliance. Subsequently, they were exposed to a cold-pressor task at pretest. Afterwards, participants were randomly assigned to four experimental protocols consisting of a metaphor that included: (a) common physical properties and augmental functions, (b) only common physical properties, (c) only augmental functions, and (d) none of these variables. Then, participants were re-exposed to the cold-pressor task (posttest). The results showed that both variables had a statistically significant effect on the pain tolerance induced by the cold-pressor task.","container-title":"International Journal of Psychology","issue":"3","language":"en","page":"265-279","source":"Zotero","title":"The Role of Common Physical Properties and Augmental Functions in Metaphor Effect","volume":"16","author":[{"family":"Sierra","given":"Marco A"},{"family":"Ruiz","given":"Francisco J"},{"family":"Flórez","given":"Cindy L"},{"family":"Hernández","given":"Diana Riaño"},{"family":"Luciano","given":"Carmen"}],"issued":{"date-parts":[["2016"]]}},"prefix":"e.g., "}],"schema":"https://github.com/citation-style-language/schema/raw/master/csl-citation.json"} </w:instrText>
      </w:r>
      <w:r w:rsidRPr="003935D6">
        <w:rPr>
          <w:lang w:val="en-US"/>
        </w:rPr>
        <w:fldChar w:fldCharType="separate"/>
      </w:r>
      <w:r>
        <w:rPr>
          <w:lang w:val="en-US"/>
        </w:rPr>
        <w:t>(e.g., Sierra et al., 2016)</w:t>
      </w:r>
      <w:r w:rsidRPr="003935D6">
        <w:rPr>
          <w:lang w:val="en-US"/>
        </w:rPr>
        <w:fldChar w:fldCharType="end"/>
      </w:r>
      <w:r w:rsidRPr="003935D6">
        <w:rPr>
          <w:lang w:val="en-US"/>
        </w:rPr>
        <w:t xml:space="preserve"> but have failed to replicate </w:t>
      </w:r>
      <w:r w:rsidRPr="003935D6">
        <w:rPr>
          <w:lang w:val="en-US"/>
        </w:rPr>
        <w:fldChar w:fldCharType="begin"/>
      </w:r>
      <w:r w:rsidR="00160EA4">
        <w:rPr>
          <w:lang w:val="en-US"/>
        </w:rPr>
        <w:instrText xml:space="preserve"> ADDIN ZOTERO_ITEM CSL_CITATION {"citationID":"RSCFH2N9","properties":{"unsorted":true,"formattedCitation":"(see Pendrous et al., 2020; for a series of replies, in order of publication, see: Hussey, 2020; Hulbert-Williams et al., 2020; Ruiz et al., 2020)","plainCitation":"(see Pendrous et al., 2020; for a series of replies, in order of publication, see: Hussey, 2020; Hulbert-Williams et al., 2020; Ruiz et al., 2020)","noteIndex":0},"citationItems":[{"id":468,"uris":["http://zotero.org/users/1687755/items/E5JLVVRD"],"itemData":{"id":468,"type":"article-journal","abstract":"Relational frame theory claims that the tacit understanding of metaphorical language rests upon our ability to derive relations based on relevant contextual cues; with metaphor aptness being a function of learning history and the number and nature of contextual cues presented. Recent experimental research has explored whether metaphor aptness plays a role in changing behaviour. Sierra, Ruiz, Flórez, Riaño Hernández, and Luciano (2016) demonstrated that the presence of common physical properties (herein common properties; “cold”) within a perseverance metaphor increased pain tolerance to the cold pressor task. When the metaphor also specified appetitive augmental functions (herein augmentals; “something important to you”), pain tolerance also increased. We tested the replicability of these findings under more stringent conditions, using a stratified (by sex) double-blind randomised-controlled experimental design. Eighty-nine participants completed baseline measures of psychological flexibility, cognitive fusion, generalised pliance, and analogical reasoning ability. Participants were then allocated to a pre-recorded audio-delivered metaphor exercise containing either: (i) common properties; (ii) augmentals; (iii) both; or (iv) neither (control condition). Participants completed the cold pressor task before and after intervention. We found no change in pain tolerance following intervention in any condition. Given potential implications for apt metaphor use for changing behaviour, further work is required to establish why the original study's findings were not replicated, to identify boundary conditions for the putative effect, and test metaphor use in ecologically valid settings.","container-title":"Journal of Contextual Behavioral Science","DOI":"10.1016/j.jcbs.2020.02.003","ISSN":"2212-1447","journalAbbreviation":"Journal of Contextual Behavioral Science","language":"en","page":"17-24","source":"ScienceDirect","title":"Appetitive augmental functions and common physical properties in a pain-tolerance metaphor: An extended replication","title-short":"Appetitive augmental functions and common physical properties in a pain-tolerance metaphor","volume":"16","author":[{"family":"Pendrous","given":"Rosina"},{"family":"Hulbert-Williams","given":"Lee"},{"family":"Hochard","given":"Kevin D."},{"family":"Hulbert-Williams","given":"Nicholas J."}],"issued":{"date-parts":[["2020",4,1]]}},"prefix":"see "},{"id":140,"uris":["http://zotero.org/users/1687755/items/BEYEEZDB"],"itemData":{"id":140,"type":"article","abstract":"Recent evidence suggests replications of psychology studies produce discrepant findings, and that original studies frequently report inflated estimates of effect size. Colloquially speaking, studies ‘fail to replicate’ at an alarming rate, at least in terms of congruence of finding significant p values. Replies are often then written by the authors of the original studies. This discourse often follows a predictable pattern: highly general claims are made in an original study, the replication produces null results, and the response by the original authors primarily focuses on reasons to disqualify the replication’s results from requiring consideration, rather than acknowledging that the original study’s finding may not, in fact, be replicable, or that the generality of the original claims may require revision or constraint. I illustrate these points using the example of a recently published trio of an original study, a failed replication, and a response by original authors. I argue that our scientific goals would be better served by efforts to avoid falling into these writing tropes and to instead move the discourse forward and reinforce the behaviours we want to see in our scientific community, such as the conduction of high-quality replication studies. All data and code at osf.io/du8xk.","DOI":"10.31234/osf.io/83z2y","language":"en-us","publisher":"PsyArXiv","source":"OSF Preprints","title":"General claims require generalized effects: A reply to Ruiz et al.’s (2020) ‘A systematic and critical response to Pendrous et al. (2020) replication study’","title-short":"General claims require generalized effects","URL":"https://psyarxiv.com/83z2y/","author":[{"family":"Hussey","given":"Ian"}],"accessed":{"date-parts":[["2023",2,24]]},"issued":{"date-parts":[["2020",5,7]]}},"prefix":"for a series of replies, in order of publication, see: "},{"id":4626,"uris":["http://zotero.org/users/1687755/items/YUWXE4HR"],"itemData":{"id":4626,"type":"article-journal","abstract":"Deliberate and explicit replication attempts are becoming more common across the behavioral sciences. Whilst replicability has been recognized as a core feature of science for decades (if not centuries), the directness of today’s replication work requires us to consider carefully how we communicate our research and how we conceptualize our theories in light of differing findings. This paper uses a concrete example to make a number of suggestions for how we, as a scientific community, ought to engage with replication attempts. Within Relational Frame Theory (RFT) there is a growing body of applied research on the effective use of metaphors to increase tolerance of aversive states. We conducted a replication of an earlier experimental analogue study (2020, this journal) and failed to find the specified effect. Ruiz et al. (2020, also this journal) have recently published a critical response in which they list a number of differences between our two studies which might account for the negative findings. We will use this series of three papers as our exemplum. We also take the opportunity to acknowledge some points of critique provided by Ruiz et al., and to set the record straight with respect to the differences between the original study and our replication attempt. We hope this discussion might help the CBS community to develop a coherent approach to the very current issue of replication.","container-title":"Journal of Contextual Behavioral Science","DOI":"10.1016/j.jcbs.2020.10.008","ISSN":"2212-1447","journalAbbreviation":"Journal of Contextual Behavioral Science","language":"en","page":"306-311","source":"ScienceDirect","title":"In search of scope: A response to Ruiz et al. (2020)","title-short":"In search of scope","volume":"18","author":[{"family":"Hulbert-Williams","given":"L."},{"family":"Pendrous","given":"R."},{"family":"Hochard","given":"K. D."},{"family":"Hulbert-Williams","given":"N. J."}],"issued":{"date-parts":[["2020",10,29]]}}},{"id":451,"uris":["http://zotero.org/users/1687755/items/SVCZDY7K"],"itemData":{"id":451,"type":"article-journal","abstract":"Conducting direct replication studies is crucial for the progress of science because they increase our confidence in the effect of the independent variables under the same or mostly the same experimental conditions. Pendrous et al. (2020) recently published an “extended direct replication” with negative results concerning the study by Sierra et al. (2016) and suggested the disparity in results was due to the supposed more stringent conditions of their study. However, a detailed comparison of the studies reveals that (a) they differed in many relevant aspects (e.g., participants' characteristics, experimental task, procedure, and experimental protocols): that preclude considering Pendrous et al.‘s study as a “direct replication; ” (b) the replication study did not specify some methodological strengths of the original study; and (c) the replication study had unnoticed methodological problems. In the replication study: (a) there was an overrepresentation of females, (b) there were notable differences across experimental conditions in the naïve status of the participants in terms of previous ACT/RFT knowledge and experience with the cold pressor task, (c) 21.4% of the participants were not native English speakers, (d) compensation was not the same for all participants, and (e) there were differences in the pauses prompting for relational elaboration across the experimental conditions. These methodological problems might limit the conclusions reached in the replication study. We call for greater precision in reporting and discussing replication studies by highlighting the commonalities and differences between the original and replication studies.","container-title":"Journal of Contextual Behavioral Science","DOI":"10.1016/j.jcbs.2020.04.011","ISSN":"2212-1447","journalAbbreviation":"Journal of Contextual Behavioral Science","language":"en","page":"39-45","source":"ScienceDirect","title":"A systematic and critical response to Pendrous et al. (2020) replication study","volume":"17","author":[{"family":"Ruiz","given":"Francisco J."},{"family":"Luciano","given":"Carmen"},{"family":"Sierra","given":"Marco A."}],"issued":{"date-parts":[["2020",4,30]]}}}],"schema":"https://github.com/citation-style-language/schema/raw/master/csl-citation.json"} </w:instrText>
      </w:r>
      <w:r w:rsidRPr="003935D6">
        <w:rPr>
          <w:lang w:val="en-US"/>
        </w:rPr>
        <w:fldChar w:fldCharType="separate"/>
      </w:r>
      <w:r>
        <w:rPr>
          <w:lang w:val="en-US"/>
        </w:rPr>
        <w:t>(see Pendrous et al., 2020; for a series of replies, in order of publication, see: Hussey, 2020; Hulbert-Williams et al., 2020; Ruiz et al., 2020)</w:t>
      </w:r>
      <w:r w:rsidRPr="003935D6">
        <w:rPr>
          <w:lang w:val="en-US"/>
        </w:rPr>
        <w:fldChar w:fldCharType="end"/>
      </w:r>
      <w:r w:rsidRPr="003935D6">
        <w:rPr>
          <w:lang w:val="en-US"/>
        </w:rPr>
        <w:t>.</w:t>
      </w:r>
      <w:r>
        <w:rPr>
          <w:lang w:val="en-US"/>
        </w:rPr>
        <w:t xml:space="preserve"> </w:t>
      </w:r>
      <w:r w:rsidR="000A43A1" w:rsidRPr="003935D6">
        <w:rPr>
          <w:lang w:val="en-US"/>
        </w:rPr>
        <w:t xml:space="preserve">As such, it </w:t>
      </w:r>
      <w:r>
        <w:rPr>
          <w:lang w:val="en-US"/>
        </w:rPr>
        <w:t xml:space="preserve">also </w:t>
      </w:r>
      <w:r w:rsidR="000A43A1" w:rsidRPr="003935D6">
        <w:rPr>
          <w:lang w:val="en-US"/>
        </w:rPr>
        <w:t xml:space="preserve">seems important to reexamine the </w:t>
      </w:r>
      <w:r w:rsidR="00C872BD">
        <w:rPr>
          <w:lang w:val="en-US"/>
        </w:rPr>
        <w:t xml:space="preserve">credibility of similar </w:t>
      </w:r>
      <w:r w:rsidR="000A43A1" w:rsidRPr="003935D6">
        <w:rPr>
          <w:lang w:val="en-US"/>
        </w:rPr>
        <w:t>claims</w:t>
      </w:r>
      <w:r w:rsidR="00C872BD">
        <w:rPr>
          <w:lang w:val="en-US"/>
        </w:rPr>
        <w:t xml:space="preserve"> in this literature</w:t>
      </w:r>
      <w:ins w:id="23" w:author="ian hussey" w:date="2026-06-16T10:45:00Z" w16du:dateUtc="2026-06-16T08:45:00Z">
        <w:r w:rsidR="00657F17">
          <w:rPr>
            <w:lang w:val="en-US"/>
          </w:rPr>
          <w:t>, such as Foody et al. (2013, 2015)</w:t>
        </w:r>
      </w:ins>
      <w:del w:id="24" w:author="ian hussey" w:date="2026-06-16T10:45:00Z" w16du:dateUtc="2026-06-16T08:45:00Z">
        <w:r w:rsidR="000A43A1" w:rsidRPr="003935D6" w:rsidDel="00657F17">
          <w:rPr>
            <w:lang w:val="en-US"/>
          </w:rPr>
          <w:delText>.</w:delText>
        </w:r>
      </w:del>
      <w:ins w:id="25" w:author="ian hussey" w:date="2026-06-16T10:40:00Z" w16du:dateUtc="2026-06-16T08:40:00Z">
        <w:r w:rsidR="005A3AC6">
          <w:rPr>
            <w:lang w:val="en-US"/>
          </w:rPr>
          <w:t xml:space="preserve"> </w:t>
        </w:r>
        <w:r w:rsidR="005A3AC6" w:rsidRPr="005A3AC6">
          <w:rPr>
            <w:lang w:val="en-US"/>
          </w:rPr>
          <w:t>This paper evaluates only whether these two studies support this specific claim; it is not an assessment of the ACT–RFT literature as a whole</w:t>
        </w:r>
        <w:r w:rsidR="005A3AC6">
          <w:rPr>
            <w:lang w:val="en-US"/>
          </w:rPr>
          <w:t>.</w:t>
        </w:r>
      </w:ins>
    </w:p>
    <w:p w14:paraId="6170D6B1" w14:textId="77777777" w:rsidR="00FB5823" w:rsidRPr="00FB5823" w:rsidRDefault="00FB5823" w:rsidP="00FB5823">
      <w:pPr>
        <w:rPr>
          <w:rStyle w:val="citation"/>
          <w:lang w:val="en-US"/>
        </w:rPr>
      </w:pPr>
    </w:p>
    <w:p w14:paraId="4373C27F" w14:textId="5FCC96EF" w:rsidR="00335729" w:rsidRPr="003935D6" w:rsidRDefault="0040271C" w:rsidP="00E56253">
      <w:pPr>
        <w:pStyle w:val="Heading1"/>
        <w:rPr>
          <w:rStyle w:val="citation"/>
          <w:lang w:val="en-US"/>
        </w:rPr>
      </w:pPr>
      <w:r w:rsidRPr="003935D6">
        <w:rPr>
          <w:rStyle w:val="citation"/>
          <w:lang w:val="en-US"/>
        </w:rPr>
        <w:t xml:space="preserve">The </w:t>
      </w:r>
      <w:r w:rsidR="004E4D53">
        <w:rPr>
          <w:rStyle w:val="citation"/>
          <w:lang w:val="en-US"/>
        </w:rPr>
        <w:t>I</w:t>
      </w:r>
      <w:r w:rsidR="002C4695" w:rsidRPr="003935D6">
        <w:rPr>
          <w:rStyle w:val="citation"/>
          <w:lang w:val="en-US"/>
        </w:rPr>
        <w:t>mpact of Foody et al. (2013</w:t>
      </w:r>
      <w:r w:rsidR="002E1FE6" w:rsidRPr="003935D6">
        <w:rPr>
          <w:rStyle w:val="citation"/>
          <w:lang w:val="en-US"/>
        </w:rPr>
        <w:t xml:space="preserve">, </w:t>
      </w:r>
      <w:del w:id="26" w:author="ian hussey" w:date="2026-06-15T20:18:00Z" w16du:dateUtc="2026-06-15T18:18:00Z">
        <w:r w:rsidR="002E1FE6" w:rsidRPr="003935D6" w:rsidDel="009043AF">
          <w:rPr>
            <w:rStyle w:val="citation"/>
            <w:lang w:val="en-US"/>
          </w:rPr>
          <w:delText>2015</w:delText>
        </w:r>
      </w:del>
      <w:ins w:id="27" w:author="ian hussey" w:date="2026-06-15T20:18:00Z" w16du:dateUtc="2026-06-15T18:18:00Z">
        <w:r w:rsidR="009043AF">
          <w:rPr>
            <w:rStyle w:val="citation"/>
            <w:lang w:val="en-US"/>
          </w:rPr>
          <w:t>, 2015</w:t>
        </w:r>
      </w:ins>
      <w:r w:rsidR="002C4695" w:rsidRPr="003935D6">
        <w:rPr>
          <w:rStyle w:val="citation"/>
          <w:lang w:val="en-US"/>
        </w:rPr>
        <w:t>)</w:t>
      </w:r>
    </w:p>
    <w:p w14:paraId="2F2623CF" w14:textId="3DD7FFE1" w:rsidR="00F66D7C" w:rsidRPr="003935D6" w:rsidRDefault="00BA4500" w:rsidP="00F66D7C">
      <w:pPr>
        <w:rPr>
          <w:lang w:val="en-US"/>
        </w:rPr>
      </w:pPr>
      <w:r w:rsidRPr="003935D6">
        <w:rPr>
          <w:lang w:val="en-US"/>
        </w:rPr>
        <w:t>Foody et al. (2013)</w:t>
      </w:r>
      <w:r w:rsidR="00AC4B61" w:rsidRPr="003935D6">
        <w:rPr>
          <w:lang w:val="en-US"/>
        </w:rPr>
        <w:t xml:space="preserve"> </w:t>
      </w:r>
      <w:r w:rsidRPr="003935D6">
        <w:rPr>
          <w:lang w:val="en-US"/>
        </w:rPr>
        <w:t xml:space="preserve">represents a </w:t>
      </w:r>
      <w:r w:rsidR="00AC4B61" w:rsidRPr="003935D6">
        <w:rPr>
          <w:lang w:val="en-US"/>
        </w:rPr>
        <w:t xml:space="preserve">key </w:t>
      </w:r>
      <w:r w:rsidRPr="003935D6">
        <w:rPr>
          <w:lang w:val="en-US"/>
        </w:rPr>
        <w:t xml:space="preserve">article </w:t>
      </w:r>
      <w:r w:rsidR="00AC4B61" w:rsidRPr="003935D6">
        <w:rPr>
          <w:lang w:val="en-US"/>
        </w:rPr>
        <w:t xml:space="preserve">in the on-going debate about the strength of the evidence for ACT’s core processes and their ties to basic science via RFT </w:t>
      </w:r>
      <w:r w:rsidR="00AC4B61" w:rsidRPr="003935D6">
        <w:rPr>
          <w:lang w:val="en-US"/>
        </w:rPr>
        <w:fldChar w:fldCharType="begin"/>
      </w:r>
      <w:r w:rsidR="005D7D33">
        <w:rPr>
          <w:lang w:val="en-US"/>
        </w:rPr>
        <w:instrText xml:space="preserve"> ADDIN ZOTERO_ITEM CSL_CITATION {"citationID":"bdpADlIv","properties":{"formattedCitation":"(see Barnes-Holmes et al., 2015; McLoughlin &amp; Roche, 2022)","plainCitation":"(see Barnes-Holmes et al., 2015; McLoughlin &amp; Roche, 2022)","noteIndex":0},"citationItems":[{"id":2711,"uris":["http://zotero.org/users/1687755/items/P3KU2EWX"],"itemData":{"id":2711,"type":"chapter","container-title":"The Wiley Handbook of Contextual Behavioral Science","page":"365–382","publisher":"Blackwell-Wiley","publisher-place":"New York, NY","title":"Scientific ambition: The relationship between Relational Frame Theory and middle-level terms in acceptance and commitment therapy","URL":"http://onlinelibrary.wiley.com/doi/10.1002/9781118489857.ch18/","author":[{"family":"Barnes-Holmes","given":"Yvonne"},{"family":"Hussey","given":"Ian"},{"family":"McEnteggart","given":"Ciara"},{"family":"Barnes-Holmes","given":"Dermot"},{"family":"Foody","given":"Mairéad"}],"editor":[{"family":"Zettle","given":"Robert D"},{"family":"Hayes","given":"Steven C."},{"family":"Barnes-Holmes","given":"Dermot"},{"family":"Biglan","given":"Anthony"}],"issued":{"date-parts":[["2015"]]}},"label":"page","prefix":"see"},{"id":4834,"uris":["http://zotero.org/users/1687755/items/HYYUSMSB"],"itemData":{"id":4834,"type":"article-journal","abstract":"A large array of randomized controlled trials and meta-analyses have determined the efficacy of Acceptance and Commitment Therapy (ACT). However, determining that ACT works does not tell us how it works. This is especially important to understand given the current emphasis on Process-Based Therapy, the promise of which is to identify manipulable causal mediators of change in psychotherapy, and how their effectiveness is moderated by individual contexts. This paper outlines four key areas of concern regarding ACT’s status as a Process-Based Therapy. First, the relationship between ACT and Relational Frame Theory has been widely asserted but not yet properly substantiated. Second, most of the studies on ACT’s core process of change, psychological flexibility, have used invalid measures. Third, while lots of research indicates means by which individuals can be helped to behave consistently with their values, there is virtually no research on how to help people effectively clarify their values in the first instance, or indeed, on an iterative basis. Finally, the philosophy underlying ACT permits a-moral instrumentalism, presenting several ethical challenges. We end by making several recommendations for coherent methodological, conceptual, and practical progress within ACT research and therapy.","container-title":"Behavior Therapy","DOI":"10.1016/j.beth.2022.07.010","ISSN":"00057894","issue":"6","journalAbbreviation":"Behavior Therapy","language":"en","page":"939-955","source":"DOI.org (Crossref)","title":"ACT: A Process-Based Therapy in search of a process","title-short":"ACT","volume":"54","author":[{"family":"McLoughlin","given":"Shane"},{"family":"Roche","given":"Bryan T."}],"issued":{"date-parts":[["2022",8]]}}}],"schema":"https://github.com/citation-style-language/schema/raw/master/csl-citation.json"} </w:instrText>
      </w:r>
      <w:r w:rsidR="00AC4B61" w:rsidRPr="003935D6">
        <w:rPr>
          <w:lang w:val="en-US"/>
        </w:rPr>
        <w:fldChar w:fldCharType="separate"/>
      </w:r>
      <w:r w:rsidR="00AC4B61" w:rsidRPr="003935D6">
        <w:rPr>
          <w:lang w:val="en-US"/>
        </w:rPr>
        <w:t>(see Barnes-Holmes et al., 2015; McLoughlin &amp; Roche, 2022)</w:t>
      </w:r>
      <w:r w:rsidR="00AC4B61" w:rsidRPr="003935D6">
        <w:rPr>
          <w:lang w:val="en-US"/>
        </w:rPr>
        <w:fldChar w:fldCharType="end"/>
      </w:r>
      <w:r w:rsidR="00022494">
        <w:rPr>
          <w:lang w:val="en-US"/>
        </w:rPr>
        <w:t xml:space="preserve">, and is itself stated to be a conceptual replication of previous study by </w:t>
      </w:r>
      <w:r w:rsidR="00022494" w:rsidRPr="00022494">
        <w:rPr>
          <w:lang w:val="en-US"/>
        </w:rPr>
        <w:t xml:space="preserve">Luciano et al. (2011). </w:t>
      </w:r>
      <w:r w:rsidRPr="003935D6">
        <w:rPr>
          <w:lang w:val="en-US"/>
        </w:rPr>
        <w:t>At the time of writing it has</w:t>
      </w:r>
      <w:r w:rsidR="00AC4B61" w:rsidRPr="003935D6">
        <w:rPr>
          <w:lang w:val="en-US"/>
        </w:rPr>
        <w:t xml:space="preserve"> </w:t>
      </w:r>
      <w:r w:rsidR="005C5AC0">
        <w:rPr>
          <w:lang w:val="en-US"/>
        </w:rPr>
        <w:t xml:space="preserve">134 </w:t>
      </w:r>
      <w:r w:rsidR="00AC4B61" w:rsidRPr="003935D6">
        <w:rPr>
          <w:lang w:val="en-US"/>
        </w:rPr>
        <w:t>citations</w:t>
      </w:r>
      <w:r w:rsidRPr="003935D6">
        <w:rPr>
          <w:lang w:val="en-US"/>
        </w:rPr>
        <w:t xml:space="preserve"> on </w:t>
      </w:r>
      <w:r w:rsidR="00AC4B61" w:rsidRPr="003935D6">
        <w:rPr>
          <w:lang w:val="en-US"/>
        </w:rPr>
        <w:t>Google Scholar</w:t>
      </w:r>
      <w:r w:rsidR="005C5AC0">
        <w:rPr>
          <w:lang w:val="en-US"/>
        </w:rPr>
        <w:t xml:space="preserve">, placing it in the top 1% of most-cited psychology articles </w:t>
      </w:r>
      <w:r w:rsidR="005C5AC0">
        <w:rPr>
          <w:lang w:val="en-US"/>
        </w:rPr>
        <w:fldChar w:fldCharType="begin"/>
      </w:r>
      <w:r w:rsidR="005C5AC0">
        <w:rPr>
          <w:lang w:val="en-US"/>
        </w:rPr>
        <w:instrText xml:space="preserve"> ADDIN ZOTERO_ITEM CSL_CITATION {"citationID":"AxeJfj5B","properties":{"formattedCitation":"(Hussey &amp; Cummins, 2025)","plainCitation":"(Hussey &amp; Cummins, 2025)","noteIndex":0},"citationItems":[{"id":36090,"uris":["http://zotero.org/users/1687755/items/7FEICJMS"],"itemData":{"id":36090,"type":"post-weblog","abstract":"Authors: Ian Hussey &amp; Jamie Cummins\ntl;dr: 9.2% of all citations go to just 0.32% of psychology articles. To have the most impact, post-publication peer-review should focus on these influential articles.\nIn their recent piece in the Chronicle of Higher Education “Social Science Is Broken. Here’s How to Fix It”, Gelman &amp; King (2025) argued that science needs “a post-publication, citation-triggered review process,” where highly cited and therefore influential articles are automatically given post-publication peer review at a certain citation threshold.","container-title":"mmmdata.io","language":"en","title":"Post-publication peer-review should focus on highly influential articles","URL":"https://mmmdata.io/posts/2025/08/post-publication-peer-review-should-focus-on-highly-influential-articles/","author":[{"family":"Hussey","given":"Ian"},{"family":"Cummins","given":"Jamie"}],"accessed":{"date-parts":[["2026",1,23]]},"issued":{"date-parts":[["2025",8,11]]}}}],"schema":"https://github.com/citation-style-language/schema/raw/master/csl-citation.json"} </w:instrText>
      </w:r>
      <w:r w:rsidR="005C5AC0">
        <w:rPr>
          <w:lang w:val="en-US"/>
        </w:rPr>
        <w:fldChar w:fldCharType="separate"/>
      </w:r>
      <w:r w:rsidR="005C5AC0">
        <w:rPr>
          <w:noProof/>
          <w:lang w:val="en-US"/>
        </w:rPr>
        <w:t>(Hussey &amp; Cummins, 2025)</w:t>
      </w:r>
      <w:r w:rsidR="005C5AC0">
        <w:rPr>
          <w:lang w:val="en-US"/>
        </w:rPr>
        <w:fldChar w:fldCharType="end"/>
      </w:r>
      <w:r w:rsidRPr="003935D6">
        <w:rPr>
          <w:lang w:val="en-US"/>
        </w:rPr>
        <w:t xml:space="preserve">. </w:t>
      </w:r>
    </w:p>
    <w:p w14:paraId="4843AF1C" w14:textId="5FA210D4" w:rsidR="00AB1AC9" w:rsidRPr="003935D6" w:rsidRDefault="00335729" w:rsidP="00556ED2">
      <w:pPr>
        <w:rPr>
          <w:lang w:val="en-US"/>
        </w:rPr>
      </w:pPr>
      <w:r w:rsidRPr="003935D6">
        <w:rPr>
          <w:lang w:val="en-US"/>
        </w:rPr>
        <w:t xml:space="preserve">Foody et al. (2013) </w:t>
      </w:r>
      <w:r w:rsidR="00001CEB" w:rsidRPr="003935D6">
        <w:rPr>
          <w:lang w:val="en-US"/>
        </w:rPr>
        <w:t xml:space="preserve">is often </w:t>
      </w:r>
      <w:r w:rsidRPr="003935D6">
        <w:rPr>
          <w:lang w:val="en-US"/>
        </w:rPr>
        <w:t xml:space="preserve">cited as evidence for </w:t>
      </w:r>
      <w:r w:rsidR="00BC5240" w:rsidRPr="003935D6">
        <w:rPr>
          <w:lang w:val="en-US"/>
        </w:rPr>
        <w:t xml:space="preserve">(a) </w:t>
      </w:r>
      <w:r w:rsidRPr="003935D6">
        <w:rPr>
          <w:lang w:val="en-US"/>
        </w:rPr>
        <w:t xml:space="preserve">the superiority of hierarchy-based interventions over distinction-based interventions, and therefore </w:t>
      </w:r>
      <w:r w:rsidR="00BC5240" w:rsidRPr="003935D6">
        <w:rPr>
          <w:lang w:val="en-US"/>
        </w:rPr>
        <w:t xml:space="preserve">(b) </w:t>
      </w:r>
      <w:r w:rsidR="001A5BF6" w:rsidRPr="003935D6">
        <w:rPr>
          <w:lang w:val="en-US"/>
        </w:rPr>
        <w:t xml:space="preserve">as evidence </w:t>
      </w:r>
      <w:r w:rsidRPr="003935D6">
        <w:rPr>
          <w:lang w:val="en-US"/>
        </w:rPr>
        <w:t xml:space="preserve">for ACT’s concept of Self-As-Context. More generally, Foody et al. (2013) is often cited as evidence of </w:t>
      </w:r>
      <w:r w:rsidR="00BC5240" w:rsidRPr="003935D6">
        <w:rPr>
          <w:lang w:val="en-US"/>
        </w:rPr>
        <w:t xml:space="preserve">(c) </w:t>
      </w:r>
      <w:r w:rsidRPr="003935D6">
        <w:rPr>
          <w:lang w:val="en-US"/>
        </w:rPr>
        <w:t>the link between RFT and ACT</w:t>
      </w:r>
      <w:r w:rsidR="00AC72D1" w:rsidRPr="003935D6">
        <w:rPr>
          <w:lang w:val="en-US"/>
        </w:rPr>
        <w:t>, in general</w:t>
      </w:r>
      <w:r w:rsidRPr="003935D6">
        <w:rPr>
          <w:lang w:val="en-US"/>
        </w:rPr>
        <w:t xml:space="preserve">. </w:t>
      </w:r>
      <w:r w:rsidR="00001CEB" w:rsidRPr="003935D6">
        <w:rPr>
          <w:lang w:val="en-US"/>
        </w:rPr>
        <w:t xml:space="preserve">I provide several examples below. </w:t>
      </w:r>
      <w:r w:rsidR="00F66D7C" w:rsidRPr="003935D6">
        <w:rPr>
          <w:lang w:val="en-US"/>
        </w:rPr>
        <w:t xml:space="preserve">These examples are intended to be illustrative rather than a systematic review. </w:t>
      </w:r>
      <w:r w:rsidR="00001CEB" w:rsidRPr="003935D6">
        <w:rPr>
          <w:lang w:val="en-US"/>
        </w:rPr>
        <w:t>I have selected the</w:t>
      </w:r>
      <w:r w:rsidR="00F66D7C" w:rsidRPr="003935D6">
        <w:rPr>
          <w:lang w:val="en-US"/>
        </w:rPr>
        <w:t xml:space="preserve">m </w:t>
      </w:r>
      <w:r w:rsidR="00001CEB" w:rsidRPr="003935D6">
        <w:rPr>
          <w:lang w:val="en-US"/>
        </w:rPr>
        <w:t xml:space="preserve">from sources that are </w:t>
      </w:r>
      <w:r w:rsidR="00F66D7C" w:rsidRPr="003935D6">
        <w:rPr>
          <w:lang w:val="en-US"/>
        </w:rPr>
        <w:t>likely to be particularly influential</w:t>
      </w:r>
      <w:r w:rsidR="00001CEB" w:rsidRPr="003935D6">
        <w:rPr>
          <w:lang w:val="en-US"/>
        </w:rPr>
        <w:t xml:space="preserve"> such as textbooks, </w:t>
      </w:r>
      <w:r w:rsidR="001476A3" w:rsidRPr="003935D6">
        <w:rPr>
          <w:lang w:val="en-US"/>
        </w:rPr>
        <w:t xml:space="preserve">articles providing </w:t>
      </w:r>
      <w:r w:rsidR="00001CEB" w:rsidRPr="003935D6">
        <w:rPr>
          <w:lang w:val="en-US"/>
        </w:rPr>
        <w:t xml:space="preserve">introductions to </w:t>
      </w:r>
      <w:r w:rsidR="001476A3" w:rsidRPr="003935D6">
        <w:rPr>
          <w:lang w:val="en-US"/>
        </w:rPr>
        <w:t xml:space="preserve">the </w:t>
      </w:r>
      <w:r w:rsidR="00001CEB" w:rsidRPr="003935D6">
        <w:rPr>
          <w:lang w:val="en-US"/>
        </w:rPr>
        <w:t xml:space="preserve">topic, and articles advocating for the expansion of ACT training </w:t>
      </w:r>
      <w:r w:rsidR="009011FF" w:rsidRPr="003935D6">
        <w:rPr>
          <w:lang w:val="en-US"/>
        </w:rPr>
        <w:t xml:space="preserve">(e.g., </w:t>
      </w:r>
      <w:r w:rsidR="00001CEB" w:rsidRPr="003935D6">
        <w:rPr>
          <w:lang w:val="en-US"/>
        </w:rPr>
        <w:t xml:space="preserve">based on its </w:t>
      </w:r>
      <w:r w:rsidR="00894FE4" w:rsidRPr="003935D6">
        <w:rPr>
          <w:lang w:val="en-US"/>
        </w:rPr>
        <w:t xml:space="preserve">putative </w:t>
      </w:r>
      <w:r w:rsidR="00001CEB" w:rsidRPr="003935D6">
        <w:rPr>
          <w:lang w:val="en-US"/>
        </w:rPr>
        <w:t>links to RFT</w:t>
      </w:r>
      <w:r w:rsidR="009011FF" w:rsidRPr="003935D6">
        <w:rPr>
          <w:lang w:val="en-US"/>
        </w:rPr>
        <w:t>)</w:t>
      </w:r>
      <w:r w:rsidR="00001CEB" w:rsidRPr="003935D6">
        <w:rPr>
          <w:lang w:val="en-US"/>
        </w:rPr>
        <w:t>.</w:t>
      </w:r>
      <w:r w:rsidR="00D670A0" w:rsidRPr="003935D6">
        <w:rPr>
          <w:lang w:val="en-US"/>
        </w:rPr>
        <w:t xml:space="preserve"> In these examples, </w:t>
      </w:r>
      <w:r w:rsidR="00371C38" w:rsidRPr="003935D6">
        <w:rPr>
          <w:lang w:val="en-US"/>
        </w:rPr>
        <w:t xml:space="preserve">it is worth noting the pattern that </w:t>
      </w:r>
      <w:r w:rsidR="001D3A44" w:rsidRPr="003935D6">
        <w:rPr>
          <w:lang w:val="en-US"/>
        </w:rPr>
        <w:t xml:space="preserve">the articles </w:t>
      </w:r>
      <w:r w:rsidR="00371C38" w:rsidRPr="003935D6">
        <w:rPr>
          <w:lang w:val="en-US"/>
        </w:rPr>
        <w:t xml:space="preserve">are cited </w:t>
      </w:r>
      <w:r w:rsidRPr="003935D6">
        <w:rPr>
          <w:lang w:val="en-US"/>
        </w:rPr>
        <w:t xml:space="preserve">without interrogating the strength of the evidence provided by Foody et al. (2013) </w:t>
      </w:r>
      <w:r w:rsidR="00322ECF" w:rsidRPr="003935D6">
        <w:rPr>
          <w:lang w:val="en-US"/>
        </w:rPr>
        <w:t>and without</w:t>
      </w:r>
      <w:r w:rsidRPr="003935D6">
        <w:rPr>
          <w:lang w:val="en-US"/>
        </w:rPr>
        <w:t xml:space="preserve"> acknowledging that these results failed to replicate in Foody et al. (2015). </w:t>
      </w:r>
      <w:ins w:id="28" w:author="ian hussey" w:date="2026-06-15T20:37:00Z" w16du:dateUtc="2026-06-15T18:37:00Z">
        <w:r w:rsidR="00144589">
          <w:rPr>
            <w:lang w:val="en-US"/>
          </w:rPr>
          <w:t>The nature of this failed replication is obscured by the fact that Foody et al. (2015) state in their abstract that the re</w:t>
        </w:r>
      </w:ins>
      <w:ins w:id="29" w:author="ian hussey" w:date="2026-06-15T20:38:00Z" w16du:dateUtc="2026-06-15T18:38:00Z">
        <w:r w:rsidR="00144589">
          <w:rPr>
            <w:lang w:val="en-US"/>
          </w:rPr>
          <w:t xml:space="preserve">sults “somewhat support” </w:t>
        </w:r>
      </w:ins>
      <w:ins w:id="30" w:author="ian hussey" w:date="2026-06-15T20:41:00Z" w16du:dateUtc="2026-06-15T18:41:00Z">
        <w:r w:rsidR="004C4378">
          <w:rPr>
            <w:lang w:val="en-US"/>
          </w:rPr>
          <w:t xml:space="preserve">(Foody et al., 2015, p. 231) for </w:t>
        </w:r>
      </w:ins>
      <w:ins w:id="31" w:author="ian hussey" w:date="2026-06-15T20:38:00Z" w16du:dateUtc="2026-06-15T18:38:00Z">
        <w:r w:rsidR="00144589">
          <w:rPr>
            <w:lang w:val="en-US"/>
          </w:rPr>
          <w:t>differential efficacy</w:t>
        </w:r>
      </w:ins>
      <w:ins w:id="32" w:author="ian hussey" w:date="2026-06-15T20:40:00Z" w16du:dateUtc="2026-06-15T18:40:00Z">
        <w:r w:rsidR="00144589">
          <w:rPr>
            <w:lang w:val="en-US"/>
          </w:rPr>
          <w:t xml:space="preserve"> and elsewhere </w:t>
        </w:r>
      </w:ins>
      <w:ins w:id="33" w:author="ian hussey" w:date="2026-06-15T20:44:00Z" w16du:dateUtc="2026-06-15T18:44:00Z">
        <w:r w:rsidR="00E30195">
          <w:rPr>
            <w:lang w:val="en-US"/>
          </w:rPr>
          <w:t>in their discussion that the</w:t>
        </w:r>
      </w:ins>
      <w:ins w:id="34" w:author="ian hussey" w:date="2026-06-15T20:40:00Z" w16du:dateUtc="2026-06-15T18:40:00Z">
        <w:r w:rsidR="00144589">
          <w:rPr>
            <w:lang w:val="en-US"/>
          </w:rPr>
          <w:t xml:space="preserve"> “</w:t>
        </w:r>
        <w:r w:rsidR="00144589" w:rsidRPr="00144589">
          <w:rPr>
            <w:lang w:val="en-US"/>
          </w:rPr>
          <w:t>current data concord almost entirely with those outcomes</w:t>
        </w:r>
        <w:r w:rsidR="00144589">
          <w:rPr>
            <w:lang w:val="en-US"/>
          </w:rPr>
          <w:t xml:space="preserve"> [in Foody et al. (2013)]” (Foody et al., 2015, p. </w:t>
        </w:r>
      </w:ins>
      <w:ins w:id="35" w:author="ian hussey" w:date="2026-06-15T20:41:00Z" w16du:dateUtc="2026-06-15T18:41:00Z">
        <w:r w:rsidR="00144589">
          <w:rPr>
            <w:lang w:val="en-US"/>
          </w:rPr>
          <w:t>241</w:t>
        </w:r>
      </w:ins>
      <w:ins w:id="36" w:author="ian hussey" w:date="2026-06-15T20:40:00Z" w16du:dateUtc="2026-06-15T18:40:00Z">
        <w:r w:rsidR="00144589">
          <w:rPr>
            <w:lang w:val="en-US"/>
          </w:rPr>
          <w:t>)</w:t>
        </w:r>
      </w:ins>
      <w:ins w:id="37" w:author="ian hussey" w:date="2026-06-15T20:38:00Z" w16du:dateUtc="2026-06-15T18:38:00Z">
        <w:r w:rsidR="00144589">
          <w:rPr>
            <w:lang w:val="en-US"/>
          </w:rPr>
          <w:t xml:space="preserve">, when in fact </w:t>
        </w:r>
        <w:r w:rsidR="00144589">
          <w:rPr>
            <w:lang w:val="en-US"/>
          </w:rPr>
          <w:t xml:space="preserve">the results of the RM-ANOVAs </w:t>
        </w:r>
      </w:ins>
      <w:ins w:id="38" w:author="ian hussey" w:date="2026-06-15T20:42:00Z" w16du:dateUtc="2026-06-15T18:42:00Z">
        <w:r w:rsidR="003F59FD" w:rsidRPr="003F59FD">
          <w:rPr>
            <w:lang w:val="en-US"/>
          </w:rPr>
          <w:t xml:space="preserve">in Foody et al. (2015) </w:t>
        </w:r>
      </w:ins>
      <w:ins w:id="39" w:author="ian hussey" w:date="2026-06-15T20:38:00Z" w16du:dateUtc="2026-06-15T18:38:00Z">
        <w:r w:rsidR="00144589">
          <w:rPr>
            <w:lang w:val="en-US"/>
          </w:rPr>
          <w:t>are all non-significant. I return to this point later.</w:t>
        </w:r>
      </w:ins>
    </w:p>
    <w:p w14:paraId="25F600AE" w14:textId="7F7BA9C0" w:rsidR="00AB1AC9" w:rsidRPr="003935D6" w:rsidRDefault="00AB1AC9" w:rsidP="003708D2">
      <w:pPr>
        <w:rPr>
          <w:rStyle w:val="highlight"/>
          <w:lang w:val="en-US"/>
        </w:rPr>
      </w:pPr>
      <w:r w:rsidRPr="003935D6">
        <w:rPr>
          <w:lang w:val="en-US"/>
        </w:rPr>
        <w:t xml:space="preserve">Foody et al. (2013; 2015) are cited in three different chapters of the recently published Oxford Handbook of Acceptance and Commitment Therapy </w:t>
      </w:r>
      <w:r w:rsidR="005C5AC0">
        <w:rPr>
          <w:lang w:val="en-US"/>
        </w:rPr>
        <w:fldChar w:fldCharType="begin"/>
      </w:r>
      <w:r w:rsidR="00FD7D67">
        <w:rPr>
          <w:lang w:val="en-US"/>
        </w:rPr>
        <w:instrText xml:space="preserve"> ADDIN ZOTERO_ITEM CSL_CITATION {"citationID":"l0pnU1Vi","properties":{"formattedCitation":"(Twohig et al., 2023)","plainCitation":"(Twohig et al., 2023)","noteIndex":0},"citationItems":[{"id":36091,"uris":["http://zotero.org/users/1687755/items/2WMQEQU7"],"itemData":{"id":36091,"type":"book","abstract":"Abstract\n            Acceptance and commitment therapy (ACT) is an evidence-based therapy and a growing research area. This handbook begins with the theoretical and conceptual work that informs ACT, including theory and basic science. Several articles then cover the main treatment components and process of change for ACT, including psychological flexibility and the six ACT processes of change. Other, multiple articles cover the use of ACT with major disorders, problem areas, unique settings, and populations. Lastly, future directions for ACT, cognitive-behavioral therapy, and contextual behavioral science (CBS) are presented. The overall aim of this book is to provide an updated comprehensive overview of ACT and its CBS foundations.","DOI":"10.1093/oxfordhb/9780197550076.001.0001","edition":"1","ISBN":"978-0-19-755007-6","language":"en","publisher":"Oxford University Press","source":"DOI.org (Crossref)","title":"The Oxford Handbook of Acceptance and Commitment Therapy","URL":"https://academic.oup.com/edited-volume/38851","editor":[{"family":"Twohig","given":"Michael P."},{"family":"Levin","given":"Michael E."},{"family":"Petersen","given":"Julie M."}],"accessed":{"date-parts":[["2026",1,23]]},"issued":{"date-parts":[["2023",7,20]]}}}],"schema":"https://github.com/citation-style-language/schema/raw/master/csl-citation.json"} </w:instrText>
      </w:r>
      <w:r w:rsidR="005C5AC0">
        <w:rPr>
          <w:lang w:val="en-US"/>
        </w:rPr>
        <w:fldChar w:fldCharType="separate"/>
      </w:r>
      <w:r w:rsidR="005C5AC0">
        <w:rPr>
          <w:noProof/>
          <w:lang w:val="en-US"/>
        </w:rPr>
        <w:t>(Twohig et al., 2023)</w:t>
      </w:r>
      <w:r w:rsidR="005C5AC0">
        <w:rPr>
          <w:lang w:val="en-US"/>
        </w:rPr>
        <w:fldChar w:fldCharType="end"/>
      </w:r>
      <w:r w:rsidRPr="003935D6">
        <w:rPr>
          <w:lang w:val="en-US"/>
        </w:rPr>
        <w:t xml:space="preserve">. In their chapter on “Cognitive Defusion”, a key concept within ACT, </w:t>
      </w:r>
      <w:bookmarkStart w:id="40" w:name="_Hlk220070444"/>
      <w:r w:rsidRPr="003935D6">
        <w:rPr>
          <w:lang w:val="en-US"/>
        </w:rPr>
        <w:t xml:space="preserve">Ruiz et al. </w:t>
      </w:r>
      <w:r w:rsidRPr="003935D6">
        <w:rPr>
          <w:lang w:val="en-US"/>
        </w:rPr>
        <w:fldChar w:fldCharType="begin"/>
      </w:r>
      <w:r w:rsidR="005C5AC0">
        <w:rPr>
          <w:lang w:val="en-US"/>
        </w:rPr>
        <w:instrText xml:space="preserve"> ADDIN ZOTERO_ITEM CSL_CITATION {"citationID":"8chQLADx","properties":{"formattedCitation":"(2023)","plainCitation":"(2023)","noteIndex":0},"citationItems":[{"id":29175,"uris":["http://zotero.org/users/1687755/items/674URAIG"],"itemData":{"id":29175,"type":"chapter","abstract":"There are now over 900 randomized controlled trials demonstrating the positive effects of Acceptance and Commitment Therapy (ACT) for a wide range of areas. ACT is listed as an empirically supported therapy for multiple clinical concerns and is being disseminated as an evidence-based treatment by organizations including the United States Veterans Health Administration and the World Health Organization. In The Oxford Handbook of Acceptance and Commitment Therapy, Michael P. Twohig, Michael E. Levin, and Julie M. Petersen bring together contributions from the world's leading scholars to create a comprehensive volume on established areas of ACT. The Handbook presents a scholarly review of the treatment as it has developed over the past two to three decades. Featuring 33 chapters on key aspects of the treatment, the contributors offer analysis on ACT's conceptual and theoretical underpinnings, applications to specific populations and problems, methods of implementation, and other special topics. They further cover theory, empirical support, and scholarly descriptions of treatment application. The volume is divided into four sections, with the first, on conceptual foundations, offering five chapters that comprise a primer on ACT. The second section presents chapters on ACT methods, such as acceptance, cognitive defusion, and values. The third section covers specific applications of ACT, including depression, eating disorders, and psychosis. The fourth and final section covers issues implementing ACT such as training, delivery in schools, technology, and cultural adaptation. The Handbook concludes with two chapters examining directions for future research and practice. Offering rich resources to further study each topic, the Handbook is an essential resource for scholars and students who wish to understand the important major aspects of this transdiagnostic form of cognitive behavior therapy.","container-title":"The Oxford Handbook of Acceptance and Commitment Therapy","ISBN":"978-0-19-755009-0","language":"en","note":"Google-Books-ID: 2V7DEAAAQBAJ","publisher":"Oxford University Press","source":"Google Books","title":"Cognitive defusion","URL":"https://doi.org/10.1093/oxfordhb/9780197550076.001.0001","author":[{"family":"Ruiz","given":"Francisco J."},{"family":"Gil-Luciano","given":"B."},{"family":"Segura-Vargas","given":"M. A."}],"editor":[{"family":"Twohig","given":"Michael P."},{"family":"Levin","given":"Michael E."},{"family":"Petersen","given":"J. M."}],"issued":{"date-parts":[["2023"]]}},"label":"page","suppress-author":true}],"schema":"https://github.com/citation-style-language/schema/raw/master/csl-citation.json"} </w:instrText>
      </w:r>
      <w:r w:rsidRPr="003935D6">
        <w:rPr>
          <w:lang w:val="en-US"/>
        </w:rPr>
        <w:fldChar w:fldCharType="separate"/>
      </w:r>
      <w:r w:rsidR="005C5AC0">
        <w:rPr>
          <w:lang w:val="en-US"/>
        </w:rPr>
        <w:t>(2023)</w:t>
      </w:r>
      <w:r w:rsidRPr="003935D6">
        <w:rPr>
          <w:lang w:val="en-US"/>
        </w:rPr>
        <w:fldChar w:fldCharType="end"/>
      </w:r>
      <w:r w:rsidRPr="003935D6">
        <w:rPr>
          <w:lang w:val="en-US"/>
        </w:rPr>
        <w:t xml:space="preserve"> </w:t>
      </w:r>
      <w:r w:rsidR="008E03B4" w:rsidRPr="003935D6">
        <w:rPr>
          <w:lang w:val="en-US"/>
        </w:rPr>
        <w:t xml:space="preserve">state </w:t>
      </w:r>
      <w:r w:rsidR="008E03B4" w:rsidRPr="003935D6">
        <w:rPr>
          <w:i/>
          <w:iCs/>
          <w:lang w:val="en-US"/>
        </w:rPr>
        <w:t>“Foody, Barnes-Holmes, Barnes-Holmes, and Luciano (2013) found that Defusion II [hierarchy] was more efficacious in reducing experimentally induced emotional distress than Defusion I [distinction].”</w:t>
      </w:r>
      <w:r w:rsidR="008E03B4" w:rsidRPr="003935D6">
        <w:rPr>
          <w:lang w:val="en-US"/>
        </w:rPr>
        <w:t xml:space="preserve"> </w:t>
      </w:r>
      <w:r w:rsidR="008E03B4" w:rsidRPr="003935D6">
        <w:rPr>
          <w:rStyle w:val="highlight"/>
          <w:lang w:val="en-US"/>
        </w:rPr>
        <w:t xml:space="preserve">This takes the conclusions of Foody et al. (2013) at face value without interrogating the </w:t>
      </w:r>
      <w:r w:rsidR="00EA1832" w:rsidRPr="003935D6">
        <w:rPr>
          <w:rStyle w:val="highlight"/>
          <w:lang w:val="en-US"/>
        </w:rPr>
        <w:t>strength of the</w:t>
      </w:r>
      <w:r w:rsidR="008E03B4" w:rsidRPr="003935D6">
        <w:rPr>
          <w:rStyle w:val="highlight"/>
          <w:lang w:val="en-US"/>
        </w:rPr>
        <w:t xml:space="preserve"> evidence it provides</w:t>
      </w:r>
      <w:r w:rsidR="00EA1832" w:rsidRPr="003935D6">
        <w:rPr>
          <w:rStyle w:val="highlight"/>
          <w:lang w:val="en-US"/>
        </w:rPr>
        <w:t xml:space="preserve"> for the claim</w:t>
      </w:r>
      <w:r w:rsidR="008E03B4" w:rsidRPr="003935D6">
        <w:rPr>
          <w:rStyle w:val="highlight"/>
          <w:lang w:val="en-US"/>
        </w:rPr>
        <w:t xml:space="preserve">. </w:t>
      </w:r>
      <w:r w:rsidR="008E03B4" w:rsidRPr="003935D6">
        <w:rPr>
          <w:lang w:val="en-US"/>
        </w:rPr>
        <w:t xml:space="preserve">Additionally, they </w:t>
      </w:r>
      <w:r w:rsidRPr="003935D6">
        <w:rPr>
          <w:lang w:val="en-US"/>
        </w:rPr>
        <w:t xml:space="preserve">erroneously state </w:t>
      </w:r>
      <w:r w:rsidRPr="003935D6">
        <w:rPr>
          <w:i/>
          <w:iCs/>
          <w:lang w:val="en-US"/>
        </w:rPr>
        <w:t>“</w:t>
      </w:r>
      <w:r w:rsidRPr="003935D6">
        <w:rPr>
          <w:rStyle w:val="highlight"/>
          <w:i/>
          <w:iCs/>
          <w:lang w:val="en-US"/>
        </w:rPr>
        <w:t>Foody, Barnes-Holmes, Barnes-Holmes, Rai, and Luciano (2015) found that protocols that included framing ongoing private events through hierarchical relations were more efficacious than those that only introduced deictic relations.”</w:t>
      </w:r>
      <w:r w:rsidRPr="003935D6">
        <w:rPr>
          <w:rStyle w:val="highlight"/>
          <w:lang w:val="en-US"/>
        </w:rPr>
        <w:t xml:space="preserve"> (p. 13). </w:t>
      </w:r>
      <w:r w:rsidR="008E03B4" w:rsidRPr="003935D6">
        <w:rPr>
          <w:rStyle w:val="highlight"/>
          <w:lang w:val="en-US"/>
        </w:rPr>
        <w:t xml:space="preserve">This </w:t>
      </w:r>
      <w:del w:id="41" w:author="ian hussey" w:date="2026-06-16T11:35:00Z" w16du:dateUtc="2026-06-16T09:35:00Z">
        <w:r w:rsidR="003935D6" w:rsidRPr="003935D6" w:rsidDel="00454536">
          <w:rPr>
            <w:rStyle w:val="highlight"/>
            <w:lang w:val="en-US"/>
          </w:rPr>
          <w:delText>mischaracterizes</w:delText>
        </w:r>
        <w:r w:rsidRPr="003935D6" w:rsidDel="00454536">
          <w:rPr>
            <w:rStyle w:val="highlight"/>
            <w:lang w:val="en-US"/>
          </w:rPr>
          <w:delText xml:space="preserve"> </w:delText>
        </w:r>
      </w:del>
      <w:ins w:id="42" w:author="ian hussey" w:date="2026-06-16T11:35:00Z" w16du:dateUtc="2026-06-16T09:35:00Z">
        <w:r w:rsidR="00454536">
          <w:rPr>
            <w:rStyle w:val="highlight"/>
            <w:lang w:val="en-US"/>
          </w:rPr>
          <w:t xml:space="preserve">inaccurately </w:t>
        </w:r>
        <w:r w:rsidR="00454536" w:rsidRPr="003935D6">
          <w:rPr>
            <w:rStyle w:val="highlight"/>
            <w:lang w:val="en-US"/>
          </w:rPr>
          <w:t xml:space="preserve">characterizes </w:t>
        </w:r>
      </w:ins>
      <w:r w:rsidRPr="003935D6">
        <w:rPr>
          <w:rStyle w:val="highlight"/>
          <w:lang w:val="en-US"/>
        </w:rPr>
        <w:t>the null results found by Foody et al. (2015) as if they support the claim.</w:t>
      </w:r>
    </w:p>
    <w:p w14:paraId="1CCC5DF0" w14:textId="3402F6B1" w:rsidR="00AB1AC9" w:rsidRPr="003935D6" w:rsidRDefault="00AB1AC9" w:rsidP="00AB1AC9">
      <w:pPr>
        <w:rPr>
          <w:lang w:val="en-US"/>
        </w:rPr>
      </w:pPr>
      <w:r w:rsidRPr="003935D6">
        <w:rPr>
          <w:lang w:val="en-US"/>
        </w:rPr>
        <w:t xml:space="preserve">In their chapter on “Clinical behavior analysis and RFT: Conceptualizing psychopathology and its treatment”, Luciano et al. </w:t>
      </w:r>
      <w:r w:rsidRPr="003935D6">
        <w:rPr>
          <w:lang w:val="en-US"/>
        </w:rPr>
        <w:fldChar w:fldCharType="begin"/>
      </w:r>
      <w:r w:rsidR="00FD7D67">
        <w:rPr>
          <w:lang w:val="en-US"/>
        </w:rPr>
        <w:instrText xml:space="preserve"> ADDIN ZOTERO_ITEM CSL_CITATION {"citationID":"XM8xfJvF","properties":{"formattedCitation":"(2023)","plainCitation":"(2023)","noteIndex":0},"citationItems":[{"id":29197,"uris":["http://zotero.org/users/1687755/items/HCKERP8Y"],"itemData":{"id":29197,"type":"chapter","abstract":"Abstract\n            Private events can have a dominant function in human behavior, especially with regard to the experience of self and selfing behavior. This article presents the building of selfing behavior throughout the early interactions of responding to others’ behaviors and discusses the impact of learning to relate (i.e., learning human language). Special focus is on the significant impact of deictic and hierarchical framing in building self-contents, overaching abstract motivations, the abstraction of I, and the subsequent derivation of more self-contents. Also covered are the patterns of responding in coordination with one’s own behavior (psychological inflexibility) and responding hierarchically (psychological flexibility); and hierarchical responding as the final common pathway for the many faces of therapeutic processes towards building psychological flexibility. Finally, the experimental evidence that has been signaling this path for years is summarized.","container-title":"The Oxford Handbook of Acceptance and Commitment Therapy","DOI":"10.1093/oxfordhb/9780197550076.013.5","edition":"1","ISBN":"978-0-19-755007-6","language":"en","page":"109-142","publisher":"Oxford University Press","source":"DOI.org (Crossref)","title":"Clinical Behavior Analysis and RFT: Conceptualizing Psychopathology and Its Treatment","title-short":"Clinical Behavior Analysis and RFT","URL":"https://doi.org/10.1093/oxfordhb/9780197550076.001.0001","editor":[{"family":"Twohig","given":"Michael P."},{"family":"Levin","given":"Michael E."},{"family":"Petersen","given":"Julie M."}],"author":[{"family":"Luciano","given":"Carmen"},{"family":"Törneke","given":"Niklas"},{"family":"Ruiz","given":"Francisco J."}],"accessed":{"date-parts":[["2024",8,5]]},"issued":{"date-parts":[["2023"]]}},"label":"page","suppress-author":true}],"schema":"https://github.com/citation-style-language/schema/raw/master/csl-citation.json"} </w:instrText>
      </w:r>
      <w:r w:rsidRPr="003935D6">
        <w:rPr>
          <w:lang w:val="en-US"/>
        </w:rPr>
        <w:fldChar w:fldCharType="separate"/>
      </w:r>
      <w:r w:rsidR="005C5AC0">
        <w:rPr>
          <w:lang w:val="en-US"/>
        </w:rPr>
        <w:t>(2023)</w:t>
      </w:r>
      <w:r w:rsidRPr="003935D6">
        <w:rPr>
          <w:lang w:val="en-US"/>
        </w:rPr>
        <w:fldChar w:fldCharType="end"/>
      </w:r>
      <w:r w:rsidRPr="003935D6">
        <w:rPr>
          <w:lang w:val="en-US"/>
        </w:rPr>
        <w:t xml:space="preserve"> cite Foody et al. (2013) </w:t>
      </w:r>
      <w:r w:rsidR="0089643F" w:rsidRPr="003935D6">
        <w:rPr>
          <w:lang w:val="en-US"/>
        </w:rPr>
        <w:t xml:space="preserve">as supportive evidence </w:t>
      </w:r>
      <w:r w:rsidRPr="003935D6">
        <w:rPr>
          <w:lang w:val="en-US"/>
        </w:rPr>
        <w:t xml:space="preserve">in the section on </w:t>
      </w:r>
      <w:r w:rsidRPr="003935D6">
        <w:rPr>
          <w:i/>
          <w:iCs/>
          <w:lang w:val="en-US"/>
        </w:rPr>
        <w:t>“Evidence of hierarchically framing ongoing behavior as a central relational process</w:t>
      </w:r>
      <w:r w:rsidR="0089643F" w:rsidRPr="003935D6">
        <w:rPr>
          <w:i/>
          <w:iCs/>
          <w:lang w:val="en-US"/>
        </w:rPr>
        <w:t>”</w:t>
      </w:r>
      <w:r w:rsidR="0089643F" w:rsidRPr="003935D6">
        <w:rPr>
          <w:lang w:val="en-US"/>
        </w:rPr>
        <w:t xml:space="preserve">. </w:t>
      </w:r>
      <w:r w:rsidR="00EA1832" w:rsidRPr="003935D6">
        <w:rPr>
          <w:lang w:val="en-US"/>
        </w:rPr>
        <w:t xml:space="preserve">Again, this takes the conclusions of Foody et al. (2013) at face value without interrogating the strength of the evidence it actually provides for the claim. </w:t>
      </w:r>
      <w:r w:rsidR="000070F8" w:rsidRPr="003935D6">
        <w:rPr>
          <w:lang w:val="en-US"/>
        </w:rPr>
        <w:t>Additionally, t</w:t>
      </w:r>
      <w:r w:rsidR="0089643F" w:rsidRPr="003935D6">
        <w:rPr>
          <w:lang w:val="en-US"/>
        </w:rPr>
        <w:t xml:space="preserve">hey do not cite the failed replication by Foody et al. (2015). </w:t>
      </w:r>
    </w:p>
    <w:p w14:paraId="5436AA81" w14:textId="3E0664FC" w:rsidR="006D0046" w:rsidRPr="003935D6" w:rsidRDefault="006D0046" w:rsidP="008E03B4">
      <w:pPr>
        <w:rPr>
          <w:lang w:val="en-US"/>
        </w:rPr>
      </w:pPr>
      <w:r w:rsidRPr="003935D6">
        <w:rPr>
          <w:lang w:val="en-US"/>
        </w:rPr>
        <w:t xml:space="preserve">In their chapter on “A primer on Relational Frame Theory”, Harte &amp; Barnes-Holmes </w:t>
      </w:r>
      <w:r w:rsidRPr="003935D6">
        <w:rPr>
          <w:lang w:val="en-US"/>
        </w:rPr>
        <w:fldChar w:fldCharType="begin"/>
      </w:r>
      <w:r w:rsidR="005C5AC0">
        <w:rPr>
          <w:lang w:val="en-US"/>
        </w:rPr>
        <w:instrText xml:space="preserve"> ADDIN ZOTERO_ITEM CSL_CITATION {"citationID":"zrg0xzGV","properties":{"formattedCitation":"(2023)","plainCitation":"(2023)","noteIndex":0},"citationItems":[{"id":29203,"uris":["http://zotero.org/users/1687755/items/DUQKD2G4"],"itemData":{"id":29203,"type":"chapter","container-title":"The Oxford Handbook of Acceptance and Commitment Therapy","edition":"1","language":"en","publisher":"Oxford University Press","source":"DOI.org (Crossref)","title":"A primer on relational frame theory (RFT)","URL":"https://doi.org/10.1093/oxfordhb/9780197550076.001.0001","editor":[{"family":"Twohig","given":"Michael P."},{"family":"Levin","given":"Michael E."},{"family":"Petersen","given":"Julie M."}],"author":[{"family":"Harte","given":"Colin"},{"family":"Barnes-Holmes","given":"Dermot"}],"accessed":{"date-parts":[["2024",8,5]]},"issued":{"date-parts":[["2023"]]}},"label":"page","suppress-author":true}],"schema":"https://github.com/citation-style-language/schema/raw/master/csl-citation.json"} </w:instrText>
      </w:r>
      <w:r w:rsidRPr="003935D6">
        <w:rPr>
          <w:lang w:val="en-US"/>
        </w:rPr>
        <w:fldChar w:fldCharType="separate"/>
      </w:r>
      <w:r w:rsidR="005C5AC0">
        <w:rPr>
          <w:lang w:val="en-US"/>
        </w:rPr>
        <w:t>(2023)</w:t>
      </w:r>
      <w:r w:rsidRPr="003935D6">
        <w:rPr>
          <w:lang w:val="en-US"/>
        </w:rPr>
        <w:fldChar w:fldCharType="end"/>
      </w:r>
      <w:r w:rsidRPr="003935D6">
        <w:rPr>
          <w:lang w:val="en-US"/>
        </w:rPr>
        <w:t xml:space="preserve"> cite Foody et al. (2013) as a demonstration of hierarchical framing, </w:t>
      </w:r>
      <w:r w:rsidR="00B94F83" w:rsidRPr="003935D6">
        <w:rPr>
          <w:lang w:val="en-US"/>
        </w:rPr>
        <w:t xml:space="preserve">again without interrogating the strength of the evidence it provides, and </w:t>
      </w:r>
      <w:r w:rsidRPr="003935D6">
        <w:rPr>
          <w:lang w:val="en-US"/>
        </w:rPr>
        <w:t xml:space="preserve">do not cite the failed replication by Foody et al. (2015). </w:t>
      </w:r>
      <w:del w:id="43" w:author="ian hussey" w:date="2026-06-16T11:26:00Z" w16du:dateUtc="2026-06-16T09:26:00Z">
        <w:r w:rsidR="00835E25" w:rsidRPr="003935D6" w:rsidDel="001D2094">
          <w:rPr>
            <w:lang w:val="en-US"/>
          </w:rPr>
          <w:delText xml:space="preserve">It is important to </w:delText>
        </w:r>
        <w:r w:rsidR="003935D6" w:rsidRPr="003935D6" w:rsidDel="001D2094">
          <w:rPr>
            <w:lang w:val="en-US"/>
          </w:rPr>
          <w:delText>recognize</w:delText>
        </w:r>
        <w:r w:rsidR="00835E25" w:rsidRPr="003935D6" w:rsidDel="001D2094">
          <w:rPr>
            <w:lang w:val="en-US"/>
          </w:rPr>
          <w:delText xml:space="preserve"> that there is significant overlap in authorship between these publications, so mere unawareness of the failed replication is implausible.</w:delText>
        </w:r>
      </w:del>
    </w:p>
    <w:p w14:paraId="1A794DC1" w14:textId="19E5C659" w:rsidR="001D1514" w:rsidRPr="003935D6" w:rsidRDefault="008E03B4" w:rsidP="008E03B4">
      <w:pPr>
        <w:rPr>
          <w:rStyle w:val="citation"/>
          <w:lang w:val="en-US"/>
        </w:rPr>
      </w:pPr>
      <w:r w:rsidRPr="003935D6">
        <w:rPr>
          <w:lang w:val="en-US"/>
        </w:rPr>
        <w:t xml:space="preserve">Foody and colleagues’ work is also cited in other influential textbooks. In </w:t>
      </w:r>
      <w:r w:rsidR="001D1514" w:rsidRPr="003935D6">
        <w:rPr>
          <w:lang w:val="en-US"/>
        </w:rPr>
        <w:t>“Behavior Therapy”</w:t>
      </w:r>
      <w:r w:rsidRPr="003935D6">
        <w:rPr>
          <w:lang w:val="en-US"/>
        </w:rPr>
        <w:t xml:space="preserve"> </w:t>
      </w:r>
      <w:r w:rsidR="005C5AC0">
        <w:rPr>
          <w:lang w:val="en-US"/>
        </w:rPr>
        <w:fldChar w:fldCharType="begin"/>
      </w:r>
      <w:r w:rsidR="005C5AC0">
        <w:rPr>
          <w:lang w:val="en-US"/>
        </w:rPr>
        <w:instrText xml:space="preserve"> ADDIN ZOTERO_ITEM CSL_CITATION {"citationID":"T6ZEdXZu","properties":{"formattedCitation":"(O\\uc0\\u8217{}Donohue &amp; Masuda, 2022)","plainCitation":"(O’Donohue &amp; Masuda, 2022)","noteIndex":0},"citationItems":[{"id":36092,"uris":["http://zotero.org/users/1687755/items/JHLJQDDT"],"itemData":{"id":36092,"type":"book","publisher":"Springer Nature","title":"Behavior therapy: first, second, and third waves.","URL":"https://doi.org/10.1007/978-3-031-11677-3","editor":[{"family":"O'Donohue","given":"William"},{"family":"Masuda","given":"Akihiko"}],"issued":{"date-parts":[["2022"]]}}}],"schema":"https://github.com/citation-style-language/schema/raw/master/csl-citation.json"} </w:instrText>
      </w:r>
      <w:r w:rsidR="005C5AC0">
        <w:rPr>
          <w:lang w:val="en-US"/>
        </w:rPr>
        <w:fldChar w:fldCharType="separate"/>
      </w:r>
      <w:r w:rsidR="005C5AC0" w:rsidRPr="005C5AC0">
        <w:rPr>
          <w:rFonts w:eastAsiaTheme="minorHAnsi"/>
          <w:szCs w:val="24"/>
          <w:lang w:val="en-GB" w:eastAsia="en-US"/>
        </w:rPr>
        <w:t>(O’Donohue &amp; Masuda, 2022)</w:t>
      </w:r>
      <w:r w:rsidR="005C5AC0">
        <w:rPr>
          <w:lang w:val="en-US"/>
        </w:rPr>
        <w:fldChar w:fldCharType="end"/>
      </w:r>
      <w:r w:rsidR="001D1514" w:rsidRPr="003935D6">
        <w:rPr>
          <w:lang w:val="en-US"/>
        </w:rPr>
        <w:t>, the chapter “</w:t>
      </w:r>
      <w:r w:rsidR="001D1514" w:rsidRPr="003935D6">
        <w:rPr>
          <w:rStyle w:val="citation"/>
          <w:lang w:val="en-US"/>
        </w:rPr>
        <w:t xml:space="preserve">The Future of Third Wave Cognitive Behavior Therapies” </w:t>
      </w:r>
      <w:r w:rsidR="001D1514" w:rsidRPr="003935D6">
        <w:rPr>
          <w:rStyle w:val="citation"/>
          <w:lang w:val="en-US"/>
        </w:rPr>
        <w:fldChar w:fldCharType="begin"/>
      </w:r>
      <w:r w:rsidR="00FD7D67">
        <w:rPr>
          <w:rStyle w:val="citation"/>
          <w:lang w:val="en-US"/>
        </w:rPr>
        <w:instrText xml:space="preserve"> ADDIN ZOTERO_ITEM CSL_CITATION {"citationID":"XcaixYzJ","properties":{"formattedCitation":"(Zettle &amp; Masuda, 2022)","plainCitation":"(Zettle &amp; Masuda, 2022)","noteIndex":0},"citationItems":[{"id":29177,"uris":["http://zotero.org/users/1687755/items/RIVXHTAA"],"itemData":{"id":29177,"type":"chapter","abstract":"A projection of where the third wave of cognitive behavior therapy (CBT) may be headed is offered using acceptance and commitment therapy (ACT) as an example. The increasing emergence of a process-based therapy (PBT) movement is cited as having the potential to be...","container-title":"Behavior Therapy","DOI":"10.1007/978-3-031-11677-3_34","language":"en","source":"link.springer.com","title":"The Future of Third Wave Cognitive Behavior Therapies","URL":"https://doi.org/10.1007/978-3-031-11677-3_34","author":[{"family":"Zettle","given":"Robert D."},{"family":"Masuda","given":"Akihiko"}],"editor":[{"family":"O'Donohue","given":"William"},{"family":"Masdua","given":"A."}],"accessed":{"date-parts":[["2024",8,5]]},"issued":{"date-parts":[["2022",10,18]]}}}],"schema":"https://github.com/citation-style-language/schema/raw/master/csl-citation.json"} </w:instrText>
      </w:r>
      <w:r w:rsidR="001D1514" w:rsidRPr="003935D6">
        <w:rPr>
          <w:rStyle w:val="citation"/>
          <w:lang w:val="en-US"/>
        </w:rPr>
        <w:fldChar w:fldCharType="separate"/>
      </w:r>
      <w:r w:rsidR="001D1514" w:rsidRPr="003935D6">
        <w:rPr>
          <w:rStyle w:val="citation"/>
          <w:lang w:val="en-US"/>
        </w:rPr>
        <w:t>(Zettle &amp; Masuda, 2022)</w:t>
      </w:r>
      <w:r w:rsidR="001D1514" w:rsidRPr="003935D6">
        <w:rPr>
          <w:rStyle w:val="citation"/>
          <w:lang w:val="en-US"/>
        </w:rPr>
        <w:fldChar w:fldCharType="end"/>
      </w:r>
      <w:r w:rsidR="001D1514" w:rsidRPr="003935D6">
        <w:rPr>
          <w:rStyle w:val="citation"/>
          <w:lang w:val="en-US"/>
        </w:rPr>
        <w:t xml:space="preserve"> cites both Foody et al. (2013) and Foody et al. (2015) as an illustrative example of the link between RFT and ACT. However, they </w:t>
      </w:r>
      <w:r w:rsidR="00D56600">
        <w:rPr>
          <w:rStyle w:val="citation"/>
          <w:lang w:val="en-US"/>
        </w:rPr>
        <w:t>n</w:t>
      </w:r>
      <w:r w:rsidR="00CD5964" w:rsidRPr="003935D6">
        <w:rPr>
          <w:rStyle w:val="citation"/>
          <w:lang w:val="en-US"/>
        </w:rPr>
        <w:t xml:space="preserve">either interrogate the strength of the evidence </w:t>
      </w:r>
      <w:r w:rsidR="00D56600">
        <w:rPr>
          <w:rStyle w:val="citation"/>
          <w:lang w:val="en-US"/>
        </w:rPr>
        <w:t>n</w:t>
      </w:r>
      <w:r w:rsidR="00CD5964" w:rsidRPr="003935D6">
        <w:rPr>
          <w:rStyle w:val="citation"/>
          <w:lang w:val="en-US"/>
        </w:rPr>
        <w:t xml:space="preserve">or </w:t>
      </w:r>
      <w:r w:rsidR="001D1514" w:rsidRPr="003935D6">
        <w:rPr>
          <w:rStyle w:val="citation"/>
          <w:lang w:val="en-US"/>
        </w:rPr>
        <w:t xml:space="preserve">mention that the latter article </w:t>
      </w:r>
      <w:r w:rsidR="00CD5964" w:rsidRPr="003935D6">
        <w:rPr>
          <w:rStyle w:val="citation"/>
          <w:lang w:val="en-US"/>
        </w:rPr>
        <w:t xml:space="preserve">is a </w:t>
      </w:r>
      <w:r w:rsidR="001D1514" w:rsidRPr="003935D6">
        <w:rPr>
          <w:rStyle w:val="citation"/>
          <w:lang w:val="en-US"/>
        </w:rPr>
        <w:t>failed replicat</w:t>
      </w:r>
      <w:r w:rsidR="00CD5964" w:rsidRPr="003935D6">
        <w:rPr>
          <w:rStyle w:val="citation"/>
          <w:lang w:val="en-US"/>
        </w:rPr>
        <w:t>ion</w:t>
      </w:r>
      <w:r w:rsidR="001D1514" w:rsidRPr="003935D6">
        <w:rPr>
          <w:rStyle w:val="citation"/>
          <w:lang w:val="en-US"/>
        </w:rPr>
        <w:t xml:space="preserve">. Additionally, they cite Sierra et al. </w:t>
      </w:r>
      <w:r w:rsidR="001D1514" w:rsidRPr="003935D6">
        <w:rPr>
          <w:rStyle w:val="citation"/>
          <w:lang w:val="en-US"/>
        </w:rPr>
        <w:fldChar w:fldCharType="begin"/>
      </w:r>
      <w:r w:rsidR="00160EA4">
        <w:rPr>
          <w:rStyle w:val="citation"/>
          <w:lang w:val="en-US"/>
        </w:rPr>
        <w:instrText xml:space="preserve"> ADDIN ZOTERO_ITEM CSL_CITATION {"citationID":"9CwQ1P0Z","properties":{"formattedCitation":"(2016)","plainCitation":"(2016)","noteIndex":0},"citationItems":[{"id":1037,"uris":["http://zotero.org/users/1687755/items/FQDNWK95"],"itemData":{"id":1037,"type":"article-journal","abstract":"Metaphor is a tool frequently used in psychotherapy such as Acceptance and Commitment Therapy (ACT), a contextual behavioral model of psychological intervention rooted in an approach to human language and cognition known as Relational Frame Theory (RFT). This experimental analogue study aimed to analyze the effect of two variables in the metaphor effect on promoting psychological flexibility according to RFT: (a) the presence of common physical properties between the individual’s experience and the metaphor, and (b) the specification of appetitive augmental functions in the metaphor content. A 2x2 factorial design was implemented where the presence/absence of the above-mentioned variables was manipulated. Eighty-three participants first responded to measures of experiential avoidance, cognitive fusion, and generalized pliance. Subsequently, they were exposed to a cold-pressor task at pretest. Afterwards, participants were randomly assigned to four experimental protocols consisting of a metaphor that included: (a) common physical properties and augmental functions, (b) only common physical properties, (c) only augmental functions, and (d) none of these variables. Then, participants were re-exposed to the cold-pressor task (posttest). The results showed that both variables had a statistically significant effect on the pain tolerance induced by the cold-pressor task.","container-title":"International Journal of Psychology","issue":"3","language":"en","page":"265-279","source":"Zotero","title":"The Role of Common Physical Properties and Augmental Functions in Metaphor Effect","volume":"16","author":[{"family":"Sierra","given":"Marco A"},{"family":"Ruiz","given":"Francisco J"},{"family":"Flórez","given":"Cindy L"},{"family":"Hernández","given":"Diana Riaño"},{"family":"Luciano","given":"Carmen"}],"issued":{"date-parts":[["2016"]]}},"label":"page","suppress-author":true}],"schema":"https://github.com/citation-style-language/schema/raw/master/csl-citation.json"} </w:instrText>
      </w:r>
      <w:r w:rsidR="001D1514" w:rsidRPr="003935D6">
        <w:rPr>
          <w:rStyle w:val="citation"/>
          <w:lang w:val="en-US"/>
        </w:rPr>
        <w:fldChar w:fldCharType="separate"/>
      </w:r>
      <w:r w:rsidR="00E77DF0" w:rsidRPr="003935D6">
        <w:rPr>
          <w:rStyle w:val="citation"/>
          <w:lang w:val="en-US"/>
        </w:rPr>
        <w:t>(2016)</w:t>
      </w:r>
      <w:r w:rsidR="001D1514" w:rsidRPr="003935D6">
        <w:rPr>
          <w:rStyle w:val="citation"/>
          <w:lang w:val="en-US"/>
        </w:rPr>
        <w:fldChar w:fldCharType="end"/>
      </w:r>
      <w:r w:rsidR="00E77DF0" w:rsidRPr="003935D6">
        <w:rPr>
          <w:rStyle w:val="citation"/>
          <w:lang w:val="en-US"/>
        </w:rPr>
        <w:t xml:space="preserve"> without citing or discussing the failed replication </w:t>
      </w:r>
      <w:r w:rsidR="008506B1" w:rsidRPr="003935D6">
        <w:rPr>
          <w:rStyle w:val="citation"/>
          <w:lang w:val="en-US"/>
        </w:rPr>
        <w:t xml:space="preserve">of that study </w:t>
      </w:r>
      <w:r w:rsidR="00E77DF0" w:rsidRPr="003935D6">
        <w:rPr>
          <w:rStyle w:val="citation"/>
          <w:lang w:val="en-US"/>
        </w:rPr>
        <w:t xml:space="preserve">by Pendrous et al. </w:t>
      </w:r>
      <w:r w:rsidR="00E77DF0" w:rsidRPr="003935D6">
        <w:rPr>
          <w:rStyle w:val="citation"/>
          <w:lang w:val="en-US"/>
        </w:rPr>
        <w:fldChar w:fldCharType="begin"/>
      </w:r>
      <w:r w:rsidR="00402DB9" w:rsidRPr="003935D6">
        <w:rPr>
          <w:rStyle w:val="citation"/>
          <w:lang w:val="en-US"/>
        </w:rPr>
        <w:instrText xml:space="preserve"> ADDIN ZOTERO_ITEM CSL_CITATION {"citationID":"s50oUjDN","properties":{"formattedCitation":"(2020)","plainCitation":"(2020)","noteIndex":0},"citationItems":[{"id":468,"uris":["http://zotero.org/users/1687755/items/E5JLVVRD"],"itemData":{"id":468,"type":"article-journal","abstract":"Relational frame theory claims that the tacit understanding of metaphorical language rests upon our ability to derive relations based on relevant contextual cues; with metaphor aptness being a function of learning history and the number and nature of contextual cues presented. Recent experimental research has explored whether metaphor aptness plays a role in changing behaviour. Sierra, Ruiz, Flórez, Riaño Hernández, and Luciano (2016) demonstrated that the presence of common physical properties (herein common properties; “cold”) within a perseverance metaphor increased pain tolerance to the cold pressor task. When the metaphor also specified appetitive augmental functions (herein augmentals; “something important to you”), pain tolerance also increased. We tested the replicability of these findings under more stringent conditions, using a stratified (by sex) double-blind randomised-controlled experimental design. Eighty-nine participants completed baseline measures of psychological flexibility, cognitive fusion, generalised pliance, and analogical reasoning ability. Participants were then allocated to a pre-recorded audio-delivered metaphor exercise containing either: (i) common properties; (ii) augmentals; (iii) both; or (iv) neither (control condition). Participants completed the cold pressor task before and after intervention. We found no change in pain tolerance following intervention in any condition. Given potential implications for apt metaphor use for changing behaviour, further work is required to establish why the original study's findings were not replicated, to identify boundary conditions for the putative effect, and test metaphor use in ecologically valid settings.","container-title":"Journal of Contextual Behavioral Science","DOI":"10.1016/j.jcbs.2020.02.003","ISSN":"2212-1447","journalAbbreviation":"Journal of Contextual Behavioral Science","language":"en","page":"17-24","source":"ScienceDirect","title":"Appetitive augmental functions and common physical properties in a pain-tolerance metaphor: An extended replication","title-short":"Appetitive augmental functions and common physical properties in a pain-tolerance metaphor","volume":"16","author":[{"family":"Pendrous","given":"Rosina"},{"family":"Hulbert-Williams","given":"Lee"},{"family":"Hochard","given":"Kevin D."},{"family":"Hulbert-Williams","given":"Nicholas J."}],"issued":{"date-parts":[["2020",4,1]]}},"label":"page","suppress-author":true}],"schema":"https://github.com/citation-style-language/schema/raw/master/csl-citation.json"} </w:instrText>
      </w:r>
      <w:r w:rsidR="00E77DF0" w:rsidRPr="003935D6">
        <w:rPr>
          <w:rStyle w:val="citation"/>
          <w:lang w:val="en-US"/>
        </w:rPr>
        <w:fldChar w:fldCharType="separate"/>
      </w:r>
      <w:r w:rsidR="00402DB9" w:rsidRPr="003935D6">
        <w:rPr>
          <w:rStyle w:val="citation"/>
          <w:lang w:val="en-US"/>
        </w:rPr>
        <w:t>(2020)</w:t>
      </w:r>
      <w:r w:rsidR="00E77DF0" w:rsidRPr="003935D6">
        <w:rPr>
          <w:rStyle w:val="citation"/>
          <w:lang w:val="en-US"/>
        </w:rPr>
        <w:fldChar w:fldCharType="end"/>
      </w:r>
      <w:r w:rsidR="00E77DF0" w:rsidRPr="003935D6">
        <w:rPr>
          <w:rStyle w:val="citation"/>
          <w:lang w:val="en-US"/>
        </w:rPr>
        <w:t xml:space="preserve">. </w:t>
      </w:r>
    </w:p>
    <w:bookmarkEnd w:id="40"/>
    <w:p w14:paraId="2F6256C3" w14:textId="2E6F8371" w:rsidR="002318D5" w:rsidRPr="003935D6" w:rsidRDefault="008E03B4" w:rsidP="002318D5">
      <w:pPr>
        <w:rPr>
          <w:lang w:val="en-US"/>
        </w:rPr>
      </w:pPr>
      <w:r w:rsidRPr="003935D6">
        <w:rPr>
          <w:rStyle w:val="citation"/>
          <w:lang w:val="en-US"/>
        </w:rPr>
        <w:t xml:space="preserve">Many other examples can be found. In their article advocating for the inclusion of ACT training in Applied Behavior Analysis curricula, Kelly &amp; Kelly </w:t>
      </w:r>
      <w:r w:rsidRPr="003935D6">
        <w:rPr>
          <w:rStyle w:val="citation"/>
          <w:lang w:val="en-US"/>
        </w:rPr>
        <w:fldChar w:fldCharType="begin"/>
      </w:r>
      <w:r w:rsidR="00FD7D67">
        <w:rPr>
          <w:rStyle w:val="citation"/>
          <w:lang w:val="en-US"/>
        </w:rPr>
        <w:instrText xml:space="preserve"> ADDIN ZOTERO_ITEM CSL_CITATION {"citationID":"6lsycGnH","properties":{"formattedCitation":"(2021)","plainCitation":"(2021)","noteIndex":0},"citationItems":[{"id":29190,"uris":["http://zotero.org/users/1687755/items/B67R2ZN6"],"itemData":{"id":29190,"type":"article-journal","abstract":"Examining behavior within the context of applied behavior analysis (ABA) from the perspective of acceptance and commitment training (ACTr), while understanding the role of relational framing and the transformation of stimulus function, can better equip behavior analysts to effectively address complex behavior that may be influenced by covert verbal behavior. This approach may lead to a more comprehensive analysis of behavior and result in more effective interventions for socially significant change. The aim of this article is to provide behavior analysts with information and guidance on using relational frame theory (RFT) and ACTr in behavior-analytic services. The article first provides a rationale for considering thoughts as behavior and outlines important components of RFT. Subsequently, the benefits of employing ACTr in ABA are highlighted, including brief descriptions and examples of the use of ACTr within ABA practice. The article highlights the importance of expanding the consideration of maintaining variables when attempting to address maladaptive covert verbal behavior and ultimately aims to encourage a greater number of behavior analysts to adopt RFT and ACTr practices in applied settings.","container-title":"Behavior Analysis in Practice","DOI":"10.1007/s40617-021-00587-3","ISSN":"2196-8934","issue":"1","language":"En","license":"2021 Association for Behavior Analysis International","note":"number: 1","page":"43-54","publisher":"Springer","source":"link.springer.com","title":"Acceptance and Commitment Training in Applied Behavior Analysis: Where Have You Been All My Life?","title-short":"Acceptance and Commitment Training in Applied Behavior Analysis","volume":"15","author":[{"family":"Kelly","given":"Amanda D."},{"family":"Kelly","given":"Michelle E."}],"issued":{"date-parts":[["2021",7,29]]}},"label":"page","suppress-author":true}],"schema":"https://github.com/citation-style-language/schema/raw/master/csl-citation.json"} </w:instrText>
      </w:r>
      <w:r w:rsidRPr="003935D6">
        <w:rPr>
          <w:rStyle w:val="citation"/>
          <w:lang w:val="en-US"/>
        </w:rPr>
        <w:fldChar w:fldCharType="separate"/>
      </w:r>
      <w:r w:rsidRPr="003935D6">
        <w:rPr>
          <w:rStyle w:val="citation"/>
          <w:lang w:val="en-US"/>
        </w:rPr>
        <w:t>(2021)</w:t>
      </w:r>
      <w:r w:rsidRPr="003935D6">
        <w:rPr>
          <w:rStyle w:val="citation"/>
          <w:lang w:val="en-US"/>
        </w:rPr>
        <w:fldChar w:fldCharType="end"/>
      </w:r>
      <w:r w:rsidR="00402DB9" w:rsidRPr="003935D6">
        <w:rPr>
          <w:rStyle w:val="citation"/>
          <w:lang w:val="en-US"/>
        </w:rPr>
        <w:t xml:space="preserve"> cite Foody et al. (2013) as evidence of the link between RFT and ACT. They do not examine the strength of the evidence </w:t>
      </w:r>
      <w:r w:rsidR="003935D6" w:rsidRPr="003935D6">
        <w:rPr>
          <w:rStyle w:val="citation"/>
          <w:lang w:val="en-US"/>
        </w:rPr>
        <w:t>provided</w:t>
      </w:r>
      <w:r w:rsidR="00402DB9" w:rsidRPr="003935D6">
        <w:rPr>
          <w:rStyle w:val="citation"/>
          <w:lang w:val="en-US"/>
        </w:rPr>
        <w:t xml:space="preserve"> by Foody et al. (2013) or cite the failed replication by Foody et al. (2015). </w:t>
      </w:r>
      <w:r w:rsidR="002318D5" w:rsidRPr="003935D6">
        <w:rPr>
          <w:rStyle w:val="citation"/>
          <w:lang w:val="en-US"/>
        </w:rPr>
        <w:t xml:space="preserve">In their article on the same topic, </w:t>
      </w:r>
      <w:r w:rsidR="00D33012" w:rsidRPr="003935D6">
        <w:rPr>
          <w:rStyle w:val="citation"/>
          <w:lang w:val="en-US"/>
        </w:rPr>
        <w:t xml:space="preserve">Dixon and Hayes </w:t>
      </w:r>
      <w:r w:rsidR="00D33012" w:rsidRPr="003935D6">
        <w:rPr>
          <w:lang w:val="en-US"/>
        </w:rPr>
        <w:fldChar w:fldCharType="begin"/>
      </w:r>
      <w:r w:rsidR="005D7D33">
        <w:rPr>
          <w:lang w:val="en-US"/>
        </w:rPr>
        <w:instrText xml:space="preserve"> ADDIN ZOTERO_ITEM CSL_CITATION {"citationID":"iQinBEii","properties":{"formattedCitation":"(2022)","plainCitation":"(2022)","noteIndex":0},"citationItems":[{"id":29192,"uris":["http://zotero.org/users/1687755/items/MKPAGKJV"],"itemData":{"id":29192,"type":"article-journal","abstract":"ACT is entering its 40th year of development. Despite its undeniable historical origins in behavior analysis, extensive basis in behavior analytic research, and now enormous body of empirical research supporting its basic claims, some are still arguing that ACT is not legitimately part of behavior analysis. We agree with the target article that it is. We argue, however, that critics are right to feel that ACT will disrupt the field. It will do so not because of ACT per se, but because it brings relational frame theory (RFT) in with it and vice versa, and relational operants operate on other behavioral processes. This empirically established effect means that the vast literature on direct contingency control will need to be reexamined piece by piece while considering relational learning abilities. Such an agenda is exciting, but it is also daunting and disorienting. For behavior analysis to reject either ACT or RFT, both must be rejected. That appears to be the only way to avoid the coming disruption, but the cost would be in the distortion of the field itself that would result. Sometime the products of a scientific field require a fundamental rethinking of that field. In our view, that is the situation behavior analysis now faces. It is a kind of test, and we do not yet know if behavior analysis will pass it.","container-title":"Behavior Analysis in Practice","DOI":"10.1007/s40617-022-00742-4","ISSN":"2196-8934","language":"En","license":"2022 Association for Behavior Analysis International","page":"1-7","publisher":"Springer","source":"link.springer.com","title":"On the Disruptive Effects of Behavior Analysis on Behavior Analysis: The High Cost of Keeping Out Acceptance and Commitment Therapy and Training","title-short":"On the Disruptive Effects of Behavior Analysis on Behavior Analysis","volume":"18","author":[{"family":"Dixon","given":"Mark R."},{"family":"Hayes","given":"Steven C."}],"issued":{"date-parts":[["2022",9,26]]}},"label":"page","suppress-author":true}],"schema":"https://github.com/citation-style-language/schema/raw/master/csl-citation.json"} </w:instrText>
      </w:r>
      <w:r w:rsidR="00D33012" w:rsidRPr="003935D6">
        <w:rPr>
          <w:lang w:val="en-US"/>
        </w:rPr>
        <w:fldChar w:fldCharType="separate"/>
      </w:r>
      <w:r w:rsidR="00D33012" w:rsidRPr="003935D6">
        <w:rPr>
          <w:lang w:val="en-US"/>
        </w:rPr>
        <w:t>(2022)</w:t>
      </w:r>
      <w:r w:rsidR="00D33012" w:rsidRPr="003935D6">
        <w:rPr>
          <w:lang w:val="en-US"/>
        </w:rPr>
        <w:fldChar w:fldCharType="end"/>
      </w:r>
      <w:r w:rsidR="002318D5" w:rsidRPr="003935D6">
        <w:rPr>
          <w:lang w:val="en-US"/>
        </w:rPr>
        <w:t xml:space="preserve"> </w:t>
      </w:r>
      <w:r w:rsidR="00D33012" w:rsidRPr="003935D6">
        <w:rPr>
          <w:lang w:val="en-US"/>
        </w:rPr>
        <w:t xml:space="preserve">cite both articles as supportive evidence without acknowledging that the latter is a failed replication. </w:t>
      </w:r>
      <w:r w:rsidR="002318D5" w:rsidRPr="003935D6">
        <w:rPr>
          <w:lang w:val="en-US"/>
        </w:rPr>
        <w:t xml:space="preserve">In their article </w:t>
      </w:r>
      <w:r w:rsidR="002318D5" w:rsidRPr="003935D6">
        <w:rPr>
          <w:lang w:val="en-US"/>
        </w:rPr>
        <w:lastRenderedPageBreak/>
        <w:t xml:space="preserve">celebrating the contributions of Murray Sidman, Law &amp; Hayes </w:t>
      </w:r>
      <w:r w:rsidR="002318D5" w:rsidRPr="003935D6">
        <w:rPr>
          <w:lang w:val="en-US"/>
        </w:rPr>
        <w:fldChar w:fldCharType="begin"/>
      </w:r>
      <w:r w:rsidR="00160EA4">
        <w:rPr>
          <w:lang w:val="en-US"/>
        </w:rPr>
        <w:instrText xml:space="preserve"> ADDIN ZOTERO_ITEM CSL_CITATION {"citationID":"KDRIARiQ","properties":{"formattedCitation":"(2021)","plainCitation":"(2021)","noteIndex":0},"citationItems":[{"id":"pAsreFDD/5Zx7PLlN","uris":["http://zotero.org/users/1687755/items/U3GURHZR"],"itemData":{"id":29229,"type":"article-journal","abstract":"The contributions of Murray Sidman to the field of behavior analysis have helped to put the field on a progressive path. In this paper we describe three areas as examples, drawn from the larger set of his notable contributions: the analysis of stimulus equivalence in a way that has fostered a behavior-analytic approach to derived stimulus relations and symbolic meaning; the observation and measurement of individual behavior through time; and his stance against punitive applied methods. In each of these areas Sidman was a dedicated behaviorist, avoiding appeals to mentalistic or transcendental forces, opposing hypothetical mediational accounts, and taking a functional and contextual approach. Clarity of assumptions was at the heart of Sidman's effective scientific practices and there is no reason to think that those same assumptions will not carry us further, as evidence mounts in support of these views on psychological research and practice.","container-title":"Journal of the Experimental Analysis of Behavior","DOI":"10.1002/jeab.640","ISSN":"1938-3711","issue":"1","language":"en","license":"© 2020 Society for the Experimental Analysis of Behavior","note":"_eprint: https://onlinelibrary.wiley.com/doi/pdf/10.1002/jeab.640","page":"21-30","source":"Wiley Online Library","title":"Murray Sidman: fostering progress through foundational choices","title-short":"Murray Sidman","volume":"115","author":[{"family":"Law","given":"Stu"},{"family":"Hayes","given":"Steven C."}],"issued":{"date-parts":[["2021"]]}},"label":"page","suppress-author":true}],"schema":"https://github.com/citation-style-language/schema/raw/master/csl-citation.json"} </w:instrText>
      </w:r>
      <w:r w:rsidR="002318D5" w:rsidRPr="003935D6">
        <w:rPr>
          <w:lang w:val="en-US"/>
        </w:rPr>
        <w:fldChar w:fldCharType="separate"/>
      </w:r>
      <w:r w:rsidR="002318D5" w:rsidRPr="003935D6">
        <w:rPr>
          <w:lang w:val="en-US"/>
        </w:rPr>
        <w:t>(2021)</w:t>
      </w:r>
      <w:r w:rsidR="002318D5" w:rsidRPr="003935D6">
        <w:rPr>
          <w:lang w:val="en-US"/>
        </w:rPr>
        <w:fldChar w:fldCharType="end"/>
      </w:r>
      <w:r w:rsidR="002318D5" w:rsidRPr="003935D6">
        <w:rPr>
          <w:lang w:val="en-US"/>
        </w:rPr>
        <w:t xml:space="preserve"> state </w:t>
      </w:r>
      <w:r w:rsidR="002318D5" w:rsidRPr="003935D6">
        <w:rPr>
          <w:i/>
          <w:iCs/>
          <w:lang w:val="en-US"/>
        </w:rPr>
        <w:t>“understanding how to foster healthy perspective-taking seems central to establishing self-direction, independence, and values-based actions (Foody et al., 2015)”</w:t>
      </w:r>
      <w:r w:rsidR="002318D5" w:rsidRPr="003935D6">
        <w:rPr>
          <w:lang w:val="en-US"/>
        </w:rPr>
        <w:t xml:space="preserve">, which </w:t>
      </w:r>
      <w:del w:id="44" w:author="ian hussey" w:date="2026-06-16T11:35:00Z" w16du:dateUtc="2026-06-16T09:35:00Z">
        <w:r w:rsidR="002318D5" w:rsidRPr="003935D6" w:rsidDel="00454536">
          <w:rPr>
            <w:lang w:val="en-US"/>
          </w:rPr>
          <w:delText xml:space="preserve">not only </w:delText>
        </w:r>
      </w:del>
      <w:ins w:id="45" w:author="ian hussey" w:date="2026-06-16T11:35:00Z" w16du:dateUtc="2026-06-16T09:35:00Z">
        <w:r w:rsidR="00454536">
          <w:rPr>
            <w:lang w:val="en-US"/>
          </w:rPr>
          <w:t xml:space="preserve">inaccurately </w:t>
        </w:r>
      </w:ins>
      <w:del w:id="46" w:author="ian hussey" w:date="2026-06-16T11:35:00Z" w16du:dateUtc="2026-06-16T09:35:00Z">
        <w:r w:rsidR="003935D6" w:rsidRPr="003935D6" w:rsidDel="00454536">
          <w:rPr>
            <w:lang w:val="en-US"/>
          </w:rPr>
          <w:delText>mis</w:delText>
        </w:r>
      </w:del>
      <w:r w:rsidR="003935D6" w:rsidRPr="003935D6">
        <w:rPr>
          <w:lang w:val="en-US"/>
        </w:rPr>
        <w:t>characterizes</w:t>
      </w:r>
      <w:r w:rsidR="002318D5" w:rsidRPr="003935D6">
        <w:rPr>
          <w:lang w:val="en-US"/>
        </w:rPr>
        <w:t xml:space="preserve"> the nature of th</w:t>
      </w:r>
      <w:ins w:id="47" w:author="ian hussey" w:date="2026-06-16T11:35:00Z" w16du:dateUtc="2026-06-16T09:35:00Z">
        <w:r w:rsidR="00454536">
          <w:rPr>
            <w:lang w:val="en-US"/>
          </w:rPr>
          <w:t xml:space="preserve">e </w:t>
        </w:r>
      </w:ins>
      <w:del w:id="48" w:author="ian hussey" w:date="2026-06-16T11:35:00Z" w16du:dateUtc="2026-06-16T09:35:00Z">
        <w:r w:rsidR="002318D5" w:rsidRPr="003935D6" w:rsidDel="00454536">
          <w:rPr>
            <w:lang w:val="en-US"/>
          </w:rPr>
          <w:delText xml:space="preserve">is </w:delText>
        </w:r>
      </w:del>
      <w:r w:rsidR="002318D5" w:rsidRPr="003935D6">
        <w:rPr>
          <w:lang w:val="en-US"/>
        </w:rPr>
        <w:t xml:space="preserve">failed replication </w:t>
      </w:r>
      <w:del w:id="49" w:author="ian hussey" w:date="2026-06-16T11:35:00Z" w16du:dateUtc="2026-06-16T09:35:00Z">
        <w:r w:rsidR="002318D5" w:rsidRPr="003935D6" w:rsidDel="00454536">
          <w:rPr>
            <w:lang w:val="en-US"/>
          </w:rPr>
          <w:delText xml:space="preserve">but also </w:delText>
        </w:r>
      </w:del>
      <w:ins w:id="50" w:author="ian hussey" w:date="2026-06-16T11:35:00Z" w16du:dateUtc="2026-06-16T09:35:00Z">
        <w:r w:rsidR="00454536">
          <w:rPr>
            <w:lang w:val="en-US"/>
          </w:rPr>
          <w:t xml:space="preserve">and </w:t>
        </w:r>
      </w:ins>
      <w:r w:rsidR="002318D5" w:rsidRPr="003935D6">
        <w:rPr>
          <w:lang w:val="en-US"/>
        </w:rPr>
        <w:t>the general nature of the study and its possible conclusions, which were not related to self-direction, independence, or values-based action.</w:t>
      </w:r>
      <w:r w:rsidR="00B5354F" w:rsidRPr="003935D6">
        <w:rPr>
          <w:lang w:val="en-US"/>
        </w:rPr>
        <w:t xml:space="preserve"> Unfortunately, recent research has demonstrated that such inaccurate and biased citations are surprisingly common in the psychology literature, with roughly 9% of all citations checked grossly misrepresenting the original work </w:t>
      </w:r>
      <w:r w:rsidR="008030D8">
        <w:rPr>
          <w:lang w:val="en-US"/>
        </w:rPr>
        <w:fldChar w:fldCharType="begin"/>
      </w:r>
      <w:r w:rsidR="00C45EC7">
        <w:rPr>
          <w:lang w:val="en-US"/>
        </w:rPr>
        <w:instrText xml:space="preserve"> ADDIN ZOTERO_ITEM CSL_CITATION {"citationID":"ECPDYpdq","properties":{"formattedCitation":"(Cobb et al., 2023)","plainCitation":"(Cobb et al., 2023)","noteIndex":0},"citationItems":[{"id":132,"uris":["http://zotero.org/users/1687755/items/Q7RGQKFV"],"itemData":{"id":132,"type":"article-journal","abstract":"Scholarly citation represents one of the most common and essential elements of psychological science, from publishing research, to writing grant proposals, to presenting research at academic conferences. However, when authors mischaracterize prior research findings in their studies, such instances of miscitation call into question the reliability and credibility of scholarship within psychological science and can harm theory development, evidence-based practices, knowledge growth, and public trust in psychology as a legitimate science. Despite these implications, almost no research has considered the prevalence of miscitation in the psychological literature. In the largest study to date, we compared the accuracy of 3,347 citing claims to original findings across 89 articles in eight of top psychology journals. Results indicated that, although most (81.2%) citations were accurate, roughly 19% of citing claims either failed to include important nuances of results (9.3%) or completely mischaracterized findings from prior research altogether (9.5%). Moreover, the degree of miscitation did not depend on the number of authors on an article or the seniority of the first authors. Overall, results indicate that approximately one in every 10 citations completely mischaracterizes prior research in leading psychology journals. We offer five recommendations to help authors ensure that they cite prior research accurately. (PsycInfo Database Record (c) 2023 APA, all rights reserved)","container-title":"American Psychologist","DOI":"10.1037/amp0001138","ISSN":"1935-990X","issue":"2","note":"publisher-place: US","page":"299–311","publisher":"American Psychological Association","source":"APA PsycNet","title":"The problem of miscitation in psychological science: Righting the ship","title-short":"The problem of miscitation in psychological science","volume":"79","author":[{"family":"Cobb","given":"Cory L."},{"family":"Crumly","given":"Brianna"},{"family":"Montero-Zamora","given":"Pablo"},{"family":"Schwartz","given":"Seth J."},{"family":"Martínez Jr.","given":"Charles R."}],"issued":{"date-parts":[["2023"]]}}}],"schema":"https://github.com/citation-style-language/schema/raw/master/csl-citation.json"} </w:instrText>
      </w:r>
      <w:r w:rsidR="008030D8">
        <w:rPr>
          <w:lang w:val="en-US"/>
        </w:rPr>
        <w:fldChar w:fldCharType="separate"/>
      </w:r>
      <w:r w:rsidR="008030D8">
        <w:rPr>
          <w:noProof/>
          <w:lang w:val="en-US"/>
        </w:rPr>
        <w:t>(Cobb et al., 2023)</w:t>
      </w:r>
      <w:r w:rsidR="008030D8">
        <w:rPr>
          <w:lang w:val="en-US"/>
        </w:rPr>
        <w:fldChar w:fldCharType="end"/>
      </w:r>
      <w:r w:rsidR="00B5354F" w:rsidRPr="003935D6">
        <w:rPr>
          <w:lang w:val="en-US"/>
        </w:rPr>
        <w:t xml:space="preserve">. </w:t>
      </w:r>
    </w:p>
    <w:p w14:paraId="442478FA" w14:textId="17558F93" w:rsidR="002E347F" w:rsidRPr="003935D6" w:rsidRDefault="002E347F" w:rsidP="002E347F">
      <w:pPr>
        <w:rPr>
          <w:lang w:val="en-US"/>
        </w:rPr>
      </w:pPr>
      <w:r w:rsidRPr="003935D6">
        <w:rPr>
          <w:lang w:val="en-US"/>
        </w:rPr>
        <w:t xml:space="preserve">Even replication studies, which might be expected to be more aware of the importance of citing failed replications, fall into this pattern. Gomide et al. </w:t>
      </w:r>
      <w:r w:rsidRPr="003935D6">
        <w:rPr>
          <w:lang w:val="en-US"/>
        </w:rPr>
        <w:fldChar w:fldCharType="begin"/>
      </w:r>
      <w:r w:rsidRPr="003935D6">
        <w:rPr>
          <w:lang w:val="en-US"/>
        </w:rPr>
        <w:instrText xml:space="preserve"> ADDIN ZOTERO_ITEM CSL_CITATION {"citationID":"7OwI0bET","properties":{"formattedCitation":"(2024)","plainCitation":"(2024)","noteIndex":0},"citationItems":[{"id":27163,"uris":["http://zotero.org/users/1687755/items/4PAYEAJ7"],"itemData":{"id":27163,"type":"article-journal","abstract":"Correspondence bias has been extensively described in the scientific literature, along with its harmful consequences to relationships, decision-making, etc. Interventions aiming to reduce correspondence bias or its negative impact have been also offered. In this regard, the present study systematically replicated Hooper et al. (2015) to observe the effect of a brief perspective-taking training based on Relational Frame Theory (RFT-PT) on correspondence bias. Eighty-one participants were randomized into four groups, two experimental groups that underwent training and two control groups that answered a general knowledge questionnaire. To observe the extent of correspondence bias and the effect of training on this phenomenon, all participants were exposed to an experimental condition involving the Attitude Attribution Paradigm consisting of essays in favor of or against meritocracy. This condition demanded that the participant read an essay about meritocracy, supposedly written by a candidate in a selection process, and attribute to the declarant a position in favor or against meritocracy. Attenuation of correspondence bias was observed in the groups that underwent the RFT-PT compared to the control groups, supporting the hypothesis that the opportunity to vary perspectives may decrease correspondence bias. An analysis of correspondence bias in light of the RFT is suggested.","container-title":"Journal of Contextual Behavioral Science","DOI":"10.1016/j.jcbs.2024.100735","ISSN":"2212-1447","journalAbbreviation":"Journal of Contextual Behavioral Science","page":"100735","source":"ScienceDirect","title":"Perspective taking reduces the correspondence bias: A systematically replication of Hooper et al. (2015)","title-short":"Perspective taking reduces the correspondence bias","volume":"32","author":[{"family":"Gomide","given":"Cibele Pacheco"},{"family":"Perez","given":"William Ferreira"},{"family":"Pessôa","given":"Candido Vinicius Bocaiuva Barnsley"}],"issued":{"date-parts":[["2024",4,1]]}},"label":"page","suppress-author":true}],"schema":"https://github.com/citation-style-language/schema/raw/master/csl-citation.json"} </w:instrText>
      </w:r>
      <w:r w:rsidRPr="003935D6">
        <w:rPr>
          <w:lang w:val="en-US"/>
        </w:rPr>
        <w:fldChar w:fldCharType="separate"/>
      </w:r>
      <w:r w:rsidRPr="003935D6">
        <w:rPr>
          <w:lang w:val="en-US"/>
        </w:rPr>
        <w:t>(2024)</w:t>
      </w:r>
      <w:r w:rsidRPr="003935D6">
        <w:rPr>
          <w:lang w:val="en-US"/>
        </w:rPr>
        <w:fldChar w:fldCharType="end"/>
      </w:r>
      <w:r w:rsidRPr="003935D6">
        <w:rPr>
          <w:lang w:val="en-US"/>
        </w:rPr>
        <w:t xml:space="preserve"> cite Foody et al. (2013) </w:t>
      </w:r>
      <w:r w:rsidR="003935D6" w:rsidRPr="003935D6">
        <w:rPr>
          <w:lang w:val="en-US"/>
        </w:rPr>
        <w:t>favorably</w:t>
      </w:r>
      <w:r w:rsidRPr="003935D6">
        <w:rPr>
          <w:lang w:val="en-US"/>
        </w:rPr>
        <w:t>, without interrogating the strength of the evidence it provided and without citing the failed replication by Foody et al. (2015).</w:t>
      </w:r>
    </w:p>
    <w:p w14:paraId="0F18BD45" w14:textId="31BC297C" w:rsidR="00EE5AD7" w:rsidRPr="003935D6" w:rsidRDefault="003708D2" w:rsidP="00796005">
      <w:pPr>
        <w:rPr>
          <w:b/>
          <w:bCs/>
          <w:i/>
          <w:iCs/>
          <w:lang w:val="en-US"/>
        </w:rPr>
      </w:pPr>
      <w:r w:rsidRPr="003935D6">
        <w:rPr>
          <w:lang w:val="en-US"/>
        </w:rPr>
        <w:t xml:space="preserve">Of course, it is possible to find examples of more critical readings of Foody et al. (2013). </w:t>
      </w:r>
      <w:del w:id="51" w:author="ian hussey" w:date="2026-06-16T11:30:00Z" w16du:dateUtc="2026-06-16T09:30:00Z">
        <w:r w:rsidRPr="003935D6" w:rsidDel="001D2094">
          <w:rPr>
            <w:lang w:val="en-US"/>
          </w:rPr>
          <w:delText xml:space="preserve">Often, these come from researchers and journals that are not already strongly aligned with ACT and RFT. </w:delText>
        </w:r>
      </w:del>
      <w:r w:rsidRPr="003935D6">
        <w:rPr>
          <w:lang w:val="en-US"/>
        </w:rPr>
        <w:t xml:space="preserve">For example, Godbee &amp; Kangas </w:t>
      </w:r>
      <w:r w:rsidRPr="003935D6">
        <w:rPr>
          <w:lang w:val="en-US"/>
        </w:rPr>
        <w:fldChar w:fldCharType="begin"/>
      </w:r>
      <w:r w:rsidR="00FD7D67">
        <w:rPr>
          <w:lang w:val="en-US"/>
        </w:rPr>
        <w:instrText xml:space="preserve"> ADDIN ZOTERO_ITEM CSL_CITATION {"citationID":"va6wUvbr","properties":{"formattedCitation":"(2022)","plainCitation":"(2022)","noteIndex":0},"citationItems":[{"id":29181,"uris":["http://zotero.org/users/1687755/items/WHJXUVWA"],"itemData":{"id":29181,"type":"article-journal","container-title":"Anxiety, Stress, &amp; Coping","DOI":"10.1080/10615806.2021.1985472","ISSN":"1061-5806","issue":"5","page":"557-573","publisher":"Routledge","source":"tandfonline.com (Atypon)","title":"Focusing on the self in context as an emotion regulatory strategy: an evaluation of the “self-as-context” component of ACT compared to cognitive reappraisal in managing stress","title-short":"Focusing on the self in context as an emotion regulatory strategy","volume":"35","author":[{"family":"Godbee","given":"Megan"},{"family":"Kangas","given":"Maria"}],"issued":{"date-parts":[["2022",9,3]]}},"label":"page","suppress-author":true}],"schema":"https://github.com/citation-style-language/schema/raw/master/csl-citation.json"} </w:instrText>
      </w:r>
      <w:r w:rsidRPr="003935D6">
        <w:rPr>
          <w:lang w:val="en-US"/>
        </w:rPr>
        <w:fldChar w:fldCharType="separate"/>
      </w:r>
      <w:r w:rsidRPr="003935D6">
        <w:rPr>
          <w:lang w:val="en-US"/>
        </w:rPr>
        <w:t>(2022)</w:t>
      </w:r>
      <w:r w:rsidRPr="003935D6">
        <w:rPr>
          <w:lang w:val="en-US"/>
        </w:rPr>
        <w:fldChar w:fldCharType="end"/>
      </w:r>
      <w:r w:rsidRPr="003935D6">
        <w:rPr>
          <w:lang w:val="en-US"/>
        </w:rPr>
        <w:t xml:space="preserve"> </w:t>
      </w:r>
      <w:r w:rsidR="00344FAC" w:rsidRPr="003935D6">
        <w:rPr>
          <w:lang w:val="en-US"/>
        </w:rPr>
        <w:t>are more circumspect, stating</w:t>
      </w:r>
      <w:r w:rsidRPr="003935D6">
        <w:rPr>
          <w:lang w:val="en-US"/>
        </w:rPr>
        <w:t xml:space="preserve"> </w:t>
      </w:r>
      <w:r w:rsidRPr="003935D6">
        <w:rPr>
          <w:i/>
          <w:iCs/>
          <w:lang w:val="en-US"/>
        </w:rPr>
        <w:t>“Although the differences between hierarchical [Self-as-Context] (“I am more than my experiences”) and distinction [Self-as-Context] (“I am not my experiences”) have been researched, there is limited evidence that one type is more effective than the other (Atkins &amp; Styles, 2016; Foody et al., 2013; Foody et al., 2015).”</w:t>
      </w:r>
      <w:r w:rsidR="009A38FF" w:rsidRPr="003935D6">
        <w:rPr>
          <w:i/>
          <w:iCs/>
          <w:lang w:val="en-US"/>
        </w:rPr>
        <w:t xml:space="preserve"> </w:t>
      </w:r>
    </w:p>
    <w:p w14:paraId="78CD90BB" w14:textId="780AF35D" w:rsidR="00D5668A" w:rsidRPr="003935D6" w:rsidRDefault="00D5668A" w:rsidP="00D5668A">
      <w:pPr>
        <w:rPr>
          <w:lang w:val="en-US"/>
        </w:rPr>
      </w:pPr>
      <w:r w:rsidRPr="003935D6">
        <w:rPr>
          <w:lang w:val="en-US"/>
        </w:rPr>
        <w:t xml:space="preserve">Is </w:t>
      </w:r>
      <w:r w:rsidR="002415D3" w:rsidRPr="003935D6">
        <w:rPr>
          <w:lang w:val="en-US"/>
        </w:rPr>
        <w:t xml:space="preserve">such a </w:t>
      </w:r>
      <w:r w:rsidRPr="003935D6">
        <w:rPr>
          <w:lang w:val="en-US"/>
        </w:rPr>
        <w:t xml:space="preserve">critical reading of the results of Foody et al. (2013) necessary? In the next section, I briefly </w:t>
      </w:r>
      <w:r w:rsidR="003935D6" w:rsidRPr="003935D6">
        <w:rPr>
          <w:lang w:val="en-US"/>
        </w:rPr>
        <w:t>summarize</w:t>
      </w:r>
      <w:r w:rsidRPr="003935D6">
        <w:rPr>
          <w:lang w:val="en-US"/>
        </w:rPr>
        <w:t xml:space="preserve"> Foody et al.’s (2013) purpose, design, results and conclusions. I then provided critiques of the evidence it presents. Lastly, I present a re-analysis of the results of both Foody et al. (2013) and Foody et al. (2015) to assess whether these studies can provide robust evidence for their claims. </w:t>
      </w:r>
    </w:p>
    <w:p w14:paraId="43247B55" w14:textId="40E922C9" w:rsidR="00D90E35" w:rsidRPr="003935D6" w:rsidRDefault="00D90E35">
      <w:pPr>
        <w:ind w:firstLine="0"/>
        <w:jc w:val="left"/>
        <w:rPr>
          <w:b/>
          <w:bCs/>
          <w:kern w:val="36"/>
          <w:lang w:val="en-US"/>
        </w:rPr>
      </w:pPr>
    </w:p>
    <w:p w14:paraId="2728C92A" w14:textId="34768DA3" w:rsidR="00F83BBE" w:rsidRPr="003935D6" w:rsidRDefault="0061554A" w:rsidP="001C354B">
      <w:pPr>
        <w:pStyle w:val="Heading1"/>
        <w:rPr>
          <w:lang w:val="en-US"/>
        </w:rPr>
      </w:pPr>
      <w:r w:rsidRPr="003935D6">
        <w:rPr>
          <w:lang w:val="en-US"/>
        </w:rPr>
        <w:t>Summary of Foody et al. (2013)</w:t>
      </w:r>
    </w:p>
    <w:p w14:paraId="3C26C887" w14:textId="54B20D74" w:rsidR="008E41FE" w:rsidRPr="003935D6" w:rsidRDefault="009F6B62" w:rsidP="001C354B">
      <w:pPr>
        <w:pStyle w:val="Heading2"/>
        <w:rPr>
          <w:lang w:val="en-US"/>
        </w:rPr>
      </w:pPr>
      <w:r w:rsidRPr="003935D6">
        <w:rPr>
          <w:lang w:val="en-US"/>
        </w:rPr>
        <w:t>Stated r</w:t>
      </w:r>
      <w:r w:rsidR="008E41FE" w:rsidRPr="003935D6">
        <w:rPr>
          <w:lang w:val="en-US"/>
        </w:rPr>
        <w:t xml:space="preserve">elevance </w:t>
      </w:r>
    </w:p>
    <w:p w14:paraId="13742156" w14:textId="2A5DF4DD" w:rsidR="00553CAC" w:rsidRDefault="00D934EB" w:rsidP="00127167">
      <w:pPr>
        <w:rPr>
          <w:ins w:id="52" w:author="ian hussey" w:date="2026-06-15T17:29:00Z" w16du:dateUtc="2026-06-15T15:29:00Z"/>
          <w:lang w:val="en-US"/>
        </w:rPr>
      </w:pPr>
      <w:r w:rsidRPr="003935D6">
        <w:rPr>
          <w:lang w:val="en-US"/>
        </w:rPr>
        <w:t>Foody et al. (2013) state</w:t>
      </w:r>
      <w:r w:rsidR="004944D4" w:rsidRPr="003935D6">
        <w:rPr>
          <w:lang w:val="en-US"/>
        </w:rPr>
        <w:t>d</w:t>
      </w:r>
      <w:r w:rsidRPr="003935D6">
        <w:rPr>
          <w:lang w:val="en-US"/>
        </w:rPr>
        <w:t xml:space="preserve"> the relevance of their study as follows: </w:t>
      </w:r>
      <w:r w:rsidR="00553CAC" w:rsidRPr="003935D6">
        <w:rPr>
          <w:i/>
          <w:iCs/>
          <w:lang w:val="en-US"/>
        </w:rPr>
        <w:t>“The current study is among the first to attempt to target specific relational frames in the context of ACT exercises. In doing so, it fits the broader research agenda of scientific bridge building between ACT and RFT, while recognizing the difficulties inherent in the use of middle level terms, such as self as context and defusion. One of the central ways forward in dealing with middle level terms is to replace them with more functionally sound, empirically tested concepts, such as replacing the terms self as context with distinction or hierarchical deictic relations. Although the present study is only one small step in that direction, it does suggest that RFT concepts may have more clinical application than might have been previously recognized.”</w:t>
      </w:r>
      <w:r w:rsidR="00553CAC" w:rsidRPr="003935D6">
        <w:rPr>
          <w:lang w:val="en-US"/>
        </w:rPr>
        <w:t xml:space="preserve"> (Foody et al., 2013, p. 387)</w:t>
      </w:r>
      <w:r w:rsidRPr="003935D6">
        <w:rPr>
          <w:lang w:val="en-US"/>
        </w:rPr>
        <w:t xml:space="preserve">. </w:t>
      </w:r>
    </w:p>
    <w:p w14:paraId="4A9922E8" w14:textId="77777777" w:rsidR="00A25633" w:rsidRDefault="00A25633" w:rsidP="000E677C">
      <w:pPr>
        <w:pStyle w:val="Heading2"/>
        <w:rPr>
          <w:ins w:id="53" w:author="ian hussey" w:date="2026-06-16T09:23:00Z" w16du:dateUtc="2026-06-16T07:23:00Z"/>
          <w:highlight w:val="yellow"/>
        </w:rPr>
      </w:pPr>
    </w:p>
    <w:p w14:paraId="3C0A546B" w14:textId="2CE0E40A" w:rsidR="000E677C" w:rsidRDefault="000E677C" w:rsidP="000E677C">
      <w:pPr>
        <w:pStyle w:val="Heading2"/>
        <w:rPr>
          <w:ins w:id="54" w:author="ian hussey" w:date="2026-06-15T20:10:00Z" w16du:dateUtc="2026-06-15T18:10:00Z"/>
          <w:highlight w:val="yellow"/>
        </w:rPr>
      </w:pPr>
      <w:ins w:id="55" w:author="ian hussey" w:date="2026-06-15T17:29:00Z" w16du:dateUtc="2026-06-15T15:29:00Z">
        <w:r w:rsidRPr="000329E5">
          <w:t>Social Impact &amp; Responsibility</w:t>
        </w:r>
      </w:ins>
    </w:p>
    <w:p w14:paraId="7AE509E1" w14:textId="184825B4" w:rsidR="00FA368E" w:rsidRDefault="00FA368E">
      <w:pPr>
        <w:rPr>
          <w:ins w:id="56" w:author="ian hussey" w:date="2026-06-16T10:46:00Z" w16du:dateUtc="2026-06-16T08:46:00Z"/>
        </w:rPr>
        <w:pPrChange w:id="57" w:author="ian hussey" w:date="2026-06-16T10:46:00Z" w16du:dateUtc="2026-06-16T08:46:00Z">
          <w:pPr>
            <w:pStyle w:val="Heading2"/>
          </w:pPr>
        </w:pPrChange>
      </w:pPr>
      <w:ins w:id="58" w:author="ian hussey" w:date="2026-06-16T10:46:00Z" w16du:dateUtc="2026-06-16T08:46:00Z">
        <w:r w:rsidRPr="00FA368E">
          <w:t>The studies reanalysed here inform clinical practice: Acceptance and Commitment Therapy is a widely disseminated psychotherapy, and the claim that hierarchical framing relieves distress better than distinction framing has influenced clinical training and practice, with patients in distress as the indirectly affected and vulnerable party. The social value of this reanalysis lies in helping such training and practice rest on credible evidence. These findings concern the credibility of a specific empirical claim, not clinical guidance</w:t>
        </w:r>
      </w:ins>
      <w:ins w:id="59" w:author="ian hussey" w:date="2026-06-16T11:37:00Z" w16du:dateUtc="2026-06-16T09:37:00Z">
        <w:r w:rsidR="004051A5">
          <w:t>;</w:t>
        </w:r>
      </w:ins>
      <w:ins w:id="60" w:author="ian hussey" w:date="2026-06-16T10:46:00Z" w16du:dateUtc="2026-06-16T08:46:00Z">
        <w:r w:rsidRPr="00FA368E">
          <w:t xml:space="preserve"> decisions about practice rest on the broader evidence base and clinical judgement. It is equally important to bound the claim. I do not show that ACT is ineffective, that self-as-context is invalid, or that those who report benefiting from these exercises are mistaken</w:t>
        </w:r>
        <w:r>
          <w:t>,</w:t>
        </w:r>
        <w:r w:rsidRPr="00FA368E">
          <w:t xml:space="preserve"> only that the specific data in Foody et al. (2013, 2015) do not support the specific claim examined. These studies form just one line of inquiry into using RFT to inform ACT. </w:t>
        </w:r>
      </w:ins>
    </w:p>
    <w:p w14:paraId="65627F79" w14:textId="7D748A28" w:rsidR="00391E8F" w:rsidRPr="003935D6" w:rsidRDefault="00AF68E7" w:rsidP="001C354B">
      <w:pPr>
        <w:pStyle w:val="Heading2"/>
        <w:rPr>
          <w:lang w:val="en-US"/>
        </w:rPr>
      </w:pPr>
      <w:r w:rsidRPr="003935D6">
        <w:rPr>
          <w:lang w:val="en-US"/>
        </w:rPr>
        <w:t>D</w:t>
      </w:r>
      <w:r w:rsidR="00391E8F" w:rsidRPr="003935D6">
        <w:rPr>
          <w:lang w:val="en-US"/>
        </w:rPr>
        <w:t>esign and method</w:t>
      </w:r>
    </w:p>
    <w:p w14:paraId="226EB3E3" w14:textId="77777777" w:rsidR="004C0211" w:rsidRDefault="00747122" w:rsidP="004C0211">
      <w:pPr>
        <w:rPr>
          <w:ins w:id="61" w:author="ian hussey" w:date="2026-06-15T20:20:00Z" w16du:dateUtc="2026-06-15T18:20:00Z"/>
          <w:lang w:val="en-US"/>
        </w:rPr>
      </w:pPr>
      <w:r w:rsidRPr="003935D6">
        <w:rPr>
          <w:lang w:val="en-US"/>
        </w:rPr>
        <w:t>Foody et al. (2013) employed a 3 (within: baseline, post distress induction, post ACT intervention) X 2 (between</w:t>
      </w:r>
      <w:r w:rsidR="00C62276" w:rsidRPr="003935D6">
        <w:rPr>
          <w:lang w:val="en-US"/>
        </w:rPr>
        <w:t>:</w:t>
      </w:r>
      <w:r w:rsidRPr="003935D6">
        <w:rPr>
          <w:lang w:val="en-US"/>
        </w:rPr>
        <w:t xml:space="preserve"> “hierarchical self as context” vs. “distinction self as context”</w:t>
      </w:r>
      <w:r w:rsidR="0002051C" w:rsidRPr="003935D6">
        <w:rPr>
          <w:lang w:val="en-US"/>
        </w:rPr>
        <w:t xml:space="preserve"> </w:t>
      </w:r>
      <w:r w:rsidR="000C6781" w:rsidRPr="003935D6">
        <w:rPr>
          <w:lang w:val="en-US"/>
        </w:rPr>
        <w:t>intervention</w:t>
      </w:r>
      <w:r w:rsidRPr="003935D6">
        <w:rPr>
          <w:lang w:val="en-US"/>
        </w:rPr>
        <w:t xml:space="preserve">) mixed between-within design. </w:t>
      </w:r>
      <w:r w:rsidR="00C955BE" w:rsidRPr="003935D6">
        <w:rPr>
          <w:lang w:val="en-US"/>
        </w:rPr>
        <w:t xml:space="preserve">Three primary outcome measures were assessed at each </w:t>
      </w:r>
      <w:r w:rsidR="0034006C" w:rsidRPr="003935D6">
        <w:rPr>
          <w:lang w:val="en-US"/>
        </w:rPr>
        <w:t>time point</w:t>
      </w:r>
      <w:r w:rsidR="00C955BE" w:rsidRPr="003935D6">
        <w:rPr>
          <w:lang w:val="en-US"/>
        </w:rPr>
        <w:t xml:space="preserve">: three single-item visual analogue scales </w:t>
      </w:r>
      <w:r w:rsidR="00391E8F" w:rsidRPr="003935D6">
        <w:rPr>
          <w:lang w:val="en-US"/>
        </w:rPr>
        <w:t xml:space="preserve">(VAS) </w:t>
      </w:r>
      <w:r w:rsidR="00C955BE" w:rsidRPr="003935D6">
        <w:rPr>
          <w:i/>
          <w:iCs/>
          <w:lang w:val="en-US"/>
        </w:rPr>
        <w:t xml:space="preserve">“were used as distress ratings and assessed discomfort, anxiety, and stress” </w:t>
      </w:r>
      <w:r w:rsidR="00C955BE" w:rsidRPr="003935D6">
        <w:rPr>
          <w:lang w:val="en-US"/>
        </w:rPr>
        <w:t xml:space="preserve">(Foody et al., 2013, p. 376). </w:t>
      </w:r>
      <w:r w:rsidR="00391E8F" w:rsidRPr="003935D6">
        <w:rPr>
          <w:lang w:val="en-US"/>
        </w:rPr>
        <w:t xml:space="preserve">Each </w:t>
      </w:r>
      <w:r w:rsidR="00047227" w:rsidRPr="003935D6">
        <w:rPr>
          <w:lang w:val="en-US"/>
        </w:rPr>
        <w:t>visual analogue scale</w:t>
      </w:r>
      <w:r w:rsidR="007F6C9E" w:rsidRPr="003935D6">
        <w:rPr>
          <w:lang w:val="en-US"/>
        </w:rPr>
        <w:t xml:space="preserve"> </w:t>
      </w:r>
      <w:r w:rsidR="00391E8F" w:rsidRPr="003935D6">
        <w:rPr>
          <w:lang w:val="en-US"/>
        </w:rPr>
        <w:t>required participant</w:t>
      </w:r>
      <w:r w:rsidR="00837785">
        <w:rPr>
          <w:lang w:val="en-US"/>
        </w:rPr>
        <w:t>s</w:t>
      </w:r>
      <w:r w:rsidR="00391E8F" w:rsidRPr="003935D6">
        <w:rPr>
          <w:lang w:val="en-US"/>
        </w:rPr>
        <w:t xml:space="preserve"> to indicated </w:t>
      </w:r>
      <w:r w:rsidR="00391E8F" w:rsidRPr="003935D6">
        <w:rPr>
          <w:i/>
          <w:iCs/>
          <w:lang w:val="en-US"/>
        </w:rPr>
        <w:t>“their level of distress on each scale by placing an X on a printed line that ranged from 0% (e.g., no discomfort) to 100% (e.g., very much discomfort).”</w:t>
      </w:r>
      <w:r w:rsidR="00391E8F" w:rsidRPr="003935D6">
        <w:rPr>
          <w:lang w:val="en-US"/>
        </w:rPr>
        <w:t xml:space="preserve"> (Foody et al., 2013, p. 376).</w:t>
      </w:r>
      <w:r w:rsidR="004239FE" w:rsidRPr="003935D6">
        <w:rPr>
          <w:lang w:val="en-US"/>
        </w:rPr>
        <w:t xml:space="preserve"> </w:t>
      </w:r>
      <w:r w:rsidR="00DC0373" w:rsidRPr="003935D6">
        <w:rPr>
          <w:lang w:val="en-US"/>
        </w:rPr>
        <w:t xml:space="preserve">Other </w:t>
      </w:r>
      <w:r w:rsidR="0043699A" w:rsidRPr="003935D6">
        <w:rPr>
          <w:lang w:val="en-US"/>
        </w:rPr>
        <w:t xml:space="preserve">measures </w:t>
      </w:r>
      <w:r w:rsidR="00DC0373" w:rsidRPr="003935D6">
        <w:rPr>
          <w:lang w:val="en-US"/>
        </w:rPr>
        <w:t xml:space="preserve">(i.e., the Acceptance and Action Questionnaire II, delivered only at baseline, and a Reactions Questionnaire that served as a manipulation check) are </w:t>
      </w:r>
      <w:r w:rsidR="0043699A" w:rsidRPr="003935D6">
        <w:rPr>
          <w:lang w:val="en-US"/>
        </w:rPr>
        <w:t xml:space="preserve">not considered here. Participants </w:t>
      </w:r>
      <w:r w:rsidR="00EB6622" w:rsidRPr="003935D6">
        <w:rPr>
          <w:lang w:val="en-US"/>
        </w:rPr>
        <w:t>completed the VAS</w:t>
      </w:r>
      <w:r w:rsidR="0043699A" w:rsidRPr="003935D6">
        <w:rPr>
          <w:lang w:val="en-US"/>
        </w:rPr>
        <w:t xml:space="preserve"> at baseline, </w:t>
      </w:r>
      <w:r w:rsidR="007260B1" w:rsidRPr="003935D6">
        <w:rPr>
          <w:lang w:val="en-US"/>
        </w:rPr>
        <w:t xml:space="preserve">then </w:t>
      </w:r>
      <w:r w:rsidR="0043699A" w:rsidRPr="003935D6">
        <w:rPr>
          <w:lang w:val="en-US"/>
        </w:rPr>
        <w:t xml:space="preserve">completed a distress induction task, then were assessed again (post </w:t>
      </w:r>
      <w:r w:rsidR="003C6DFC" w:rsidRPr="003935D6">
        <w:rPr>
          <w:lang w:val="en-US"/>
        </w:rPr>
        <w:t xml:space="preserve">distress </w:t>
      </w:r>
      <w:r w:rsidR="0043699A" w:rsidRPr="003935D6">
        <w:rPr>
          <w:lang w:val="en-US"/>
        </w:rPr>
        <w:t>induction), then completed an ACT intervention (</w:t>
      </w:r>
      <w:r w:rsidR="00B45749" w:rsidRPr="003935D6">
        <w:rPr>
          <w:lang w:val="en-US"/>
        </w:rPr>
        <w:t>randomized</w:t>
      </w:r>
      <w:r w:rsidR="0043699A" w:rsidRPr="003935D6">
        <w:rPr>
          <w:lang w:val="en-US"/>
        </w:rPr>
        <w:t xml:space="preserve"> to either a “hierarchical self as context” or “distinction self as context” exercise), and then completed the assessments again</w:t>
      </w:r>
      <w:r w:rsidR="00732AFB" w:rsidRPr="003935D6">
        <w:rPr>
          <w:lang w:val="en-US"/>
        </w:rPr>
        <w:t xml:space="preserve"> (post intervention). </w:t>
      </w:r>
      <w:r w:rsidR="004779C4" w:rsidRPr="003935D6">
        <w:rPr>
          <w:lang w:val="en-US"/>
        </w:rPr>
        <w:t xml:space="preserve">The analyses included 18 participants per </w:t>
      </w:r>
      <w:r w:rsidR="006E02F0" w:rsidRPr="003935D6">
        <w:rPr>
          <w:lang w:val="en-US"/>
        </w:rPr>
        <w:t xml:space="preserve">intervention </w:t>
      </w:r>
      <w:r w:rsidR="004779C4" w:rsidRPr="003935D6">
        <w:rPr>
          <w:lang w:val="en-US"/>
        </w:rPr>
        <w:t>group after exclusions.</w:t>
      </w:r>
      <w:r w:rsidR="00640553" w:rsidRPr="003935D6">
        <w:rPr>
          <w:lang w:val="en-US"/>
        </w:rPr>
        <w:t xml:space="preserve"> </w:t>
      </w:r>
    </w:p>
    <w:p w14:paraId="1976D328" w14:textId="6C617484" w:rsidR="009043AF" w:rsidRDefault="009043AF" w:rsidP="004C0211">
      <w:pPr>
        <w:rPr>
          <w:lang w:val="en-US"/>
        </w:rPr>
      </w:pPr>
      <w:ins w:id="62" w:author="ian hussey" w:date="2026-06-15T20:20:00Z" w16du:dateUtc="2026-06-15T18:20:00Z">
        <w:r>
          <w:rPr>
            <w:lang w:val="en-US"/>
          </w:rPr>
          <w:t>Foody et al. (2015) replicate and extend the original study</w:t>
        </w:r>
      </w:ins>
      <w:ins w:id="63" w:author="ian hussey" w:date="2026-06-16T08:30:00Z" w16du:dateUtc="2026-06-16T06:30:00Z">
        <w:r w:rsidR="000E32AE">
          <w:rPr>
            <w:lang w:val="en-US"/>
          </w:rPr>
          <w:t>. In addition to the self</w:t>
        </w:r>
      </w:ins>
      <w:ins w:id="64" w:author="ian hussey" w:date="2026-06-16T08:31:00Z" w16du:dateUtc="2026-06-16T06:31:00Z">
        <w:r w:rsidR="000E32AE">
          <w:rPr>
            <w:lang w:val="en-US"/>
          </w:rPr>
          <w:t>-</w:t>
        </w:r>
      </w:ins>
      <w:ins w:id="65" w:author="ian hussey" w:date="2026-06-16T08:30:00Z" w16du:dateUtc="2026-06-16T06:30:00Z">
        <w:r w:rsidR="000E32AE">
          <w:rPr>
            <w:lang w:val="en-US"/>
          </w:rPr>
          <w:t>focused distinction and hierarchy conditions</w:t>
        </w:r>
      </w:ins>
      <w:ins w:id="66" w:author="ian hussey" w:date="2026-06-16T08:31:00Z" w16du:dateUtc="2026-06-16T06:31:00Z">
        <w:r w:rsidR="000E32AE">
          <w:rPr>
            <w:lang w:val="en-US"/>
          </w:rPr>
          <w:t xml:space="preserve"> present in the first study</w:t>
        </w:r>
      </w:ins>
      <w:ins w:id="67" w:author="ian hussey" w:date="2026-06-16T08:30:00Z" w16du:dateUtc="2026-06-16T06:30:00Z">
        <w:r w:rsidR="000E32AE">
          <w:rPr>
            <w:lang w:val="en-US"/>
          </w:rPr>
          <w:t xml:space="preserve">, they add </w:t>
        </w:r>
      </w:ins>
      <w:ins w:id="68" w:author="ian hussey" w:date="2026-06-16T08:31:00Z" w16du:dateUtc="2026-06-16T06:31:00Z">
        <w:r w:rsidR="000E32AE">
          <w:rPr>
            <w:lang w:val="en-US"/>
          </w:rPr>
          <w:t xml:space="preserve">a variation of each that is other-focused to create four conditions </w:t>
        </w:r>
      </w:ins>
      <w:ins w:id="69" w:author="ian hussey" w:date="2026-06-15T20:23:00Z" w16du:dateUtc="2026-06-15T18:23:00Z">
        <w:r>
          <w:rPr>
            <w:lang w:val="en-US"/>
          </w:rPr>
          <w:t>(self-distinction, self-</w:t>
        </w:r>
      </w:ins>
      <w:ins w:id="70" w:author="ian hussey" w:date="2026-06-15T20:24:00Z" w16du:dateUtc="2026-06-15T18:24:00Z">
        <w:r>
          <w:rPr>
            <w:lang w:val="en-US"/>
          </w:rPr>
          <w:t>hierarchy</w:t>
        </w:r>
      </w:ins>
      <w:ins w:id="71" w:author="ian hussey" w:date="2026-06-15T20:23:00Z" w16du:dateUtc="2026-06-15T18:23:00Z">
        <w:r>
          <w:rPr>
            <w:lang w:val="en-US"/>
          </w:rPr>
          <w:t>, object-distinction, and</w:t>
        </w:r>
      </w:ins>
      <w:ins w:id="72" w:author="ian hussey" w:date="2026-06-15T20:24:00Z" w16du:dateUtc="2026-06-15T18:24:00Z">
        <w:r>
          <w:rPr>
            <w:lang w:val="en-US"/>
          </w:rPr>
          <w:t xml:space="preserve"> object-hierarchy)</w:t>
        </w:r>
      </w:ins>
      <w:ins w:id="73" w:author="ian hussey" w:date="2026-06-16T08:31:00Z" w16du:dateUtc="2026-06-16T06:31:00Z">
        <w:r w:rsidR="000E32AE">
          <w:rPr>
            <w:lang w:val="en-US"/>
          </w:rPr>
          <w:t>. I</w:t>
        </w:r>
      </w:ins>
      <w:ins w:id="74" w:author="ian hussey" w:date="2026-06-16T08:32:00Z" w16du:dateUtc="2026-06-16T06:32:00Z">
        <w:r w:rsidR="000E32AE">
          <w:rPr>
            <w:lang w:val="en-US"/>
          </w:rPr>
          <w:t xml:space="preserve">n addition to this, </w:t>
        </w:r>
      </w:ins>
      <w:ins w:id="75" w:author="ian hussey" w:date="2026-06-15T20:21:00Z" w16du:dateUtc="2026-06-15T18:21:00Z">
        <w:r>
          <w:rPr>
            <w:lang w:val="en-US"/>
          </w:rPr>
          <w:t xml:space="preserve">participants each received two cycles of baseline </w:t>
        </w:r>
      </w:ins>
      <w:ins w:id="76" w:author="ian hussey" w:date="2026-06-15T20:22:00Z" w16du:dateUtc="2026-06-15T18:22:00Z">
        <w:r>
          <w:rPr>
            <w:lang w:val="en-US"/>
          </w:rPr>
          <w:t xml:space="preserve">measurement, distress induction, post induction measurement, intervention, and post intervention measurement. </w:t>
        </w:r>
      </w:ins>
      <w:ins w:id="77" w:author="ian hussey" w:date="2026-06-15T20:24:00Z" w16du:dateUtc="2026-06-15T18:24:00Z">
        <w:r>
          <w:rPr>
            <w:lang w:val="en-US"/>
          </w:rPr>
          <w:t xml:space="preserve">The study reports twelve participants per </w:t>
        </w:r>
        <w:r w:rsidR="008206D2">
          <w:rPr>
            <w:lang w:val="en-US"/>
          </w:rPr>
          <w:t>condition</w:t>
        </w:r>
        <w:r w:rsidR="00830755">
          <w:rPr>
            <w:lang w:val="en-US"/>
          </w:rPr>
          <w:t xml:space="preserve"> after exclusions</w:t>
        </w:r>
        <w:r>
          <w:rPr>
            <w:lang w:val="en-US"/>
          </w:rPr>
          <w:t>.</w:t>
        </w:r>
      </w:ins>
      <w:ins w:id="78" w:author="ian hussey" w:date="2026-06-15T21:00:00Z" w16du:dateUtc="2026-06-15T19:00:00Z">
        <w:r w:rsidR="004E7506">
          <w:rPr>
            <w:lang w:val="en-US"/>
          </w:rPr>
          <w:t xml:space="preserve"> Data was analyzed both </w:t>
        </w:r>
      </w:ins>
      <w:ins w:id="79" w:author="ian hussey" w:date="2026-06-16T08:32:00Z" w16du:dateUtc="2026-06-16T06:32:00Z">
        <w:r w:rsidR="00F66D40">
          <w:rPr>
            <w:lang w:val="en-US"/>
          </w:rPr>
          <w:t>between the</w:t>
        </w:r>
      </w:ins>
      <w:ins w:id="80" w:author="ian hussey" w:date="2026-06-15T21:00:00Z" w16du:dateUtc="2026-06-15T19:00:00Z">
        <w:r w:rsidR="004E7506">
          <w:rPr>
            <w:lang w:val="en-US"/>
          </w:rPr>
          <w:t xml:space="preserve"> four conditions, and </w:t>
        </w:r>
      </w:ins>
      <w:ins w:id="81" w:author="ian hussey" w:date="2026-06-16T08:32:00Z" w16du:dateUtc="2026-06-16T06:32:00Z">
        <w:r w:rsidR="00F66D40">
          <w:rPr>
            <w:lang w:val="en-US"/>
          </w:rPr>
          <w:t xml:space="preserve">also </w:t>
        </w:r>
      </w:ins>
      <w:ins w:id="82" w:author="ian hussey" w:date="2026-06-15T21:00:00Z" w16du:dateUtc="2026-06-15T19:00:00Z">
        <w:r w:rsidR="004E7506">
          <w:rPr>
            <w:lang w:val="en-US"/>
          </w:rPr>
          <w:t xml:space="preserve">by collapsing the self </w:t>
        </w:r>
      </w:ins>
      <w:ins w:id="83" w:author="ian hussey" w:date="2026-06-16T08:32:00Z" w16du:dateUtc="2026-06-16T06:32:00Z">
        <w:r w:rsidR="00F66D40">
          <w:rPr>
            <w:lang w:val="en-US"/>
          </w:rPr>
          <w:t xml:space="preserve">and other conditions </w:t>
        </w:r>
      </w:ins>
      <w:ins w:id="84" w:author="ian hussey" w:date="2026-06-15T21:00:00Z" w16du:dateUtc="2026-06-15T19:00:00Z">
        <w:r w:rsidR="004E7506">
          <w:rPr>
            <w:lang w:val="en-US"/>
          </w:rPr>
          <w:t xml:space="preserve">to make a </w:t>
        </w:r>
      </w:ins>
      <w:ins w:id="85" w:author="ian hussey" w:date="2026-06-16T08:33:00Z" w16du:dateUtc="2026-06-16T06:33:00Z">
        <w:r w:rsidR="00F66D40">
          <w:rPr>
            <w:lang w:val="en-US"/>
          </w:rPr>
          <w:lastRenderedPageBreak/>
          <w:t xml:space="preserve">general </w:t>
        </w:r>
      </w:ins>
      <w:ins w:id="86" w:author="ian hussey" w:date="2026-06-15T21:00:00Z" w16du:dateUtc="2026-06-15T19:00:00Z">
        <w:r w:rsidR="004E7506">
          <w:rPr>
            <w:lang w:val="en-US"/>
          </w:rPr>
          <w:t>distinction-hier</w:t>
        </w:r>
      </w:ins>
      <w:ins w:id="87" w:author="ian hussey" w:date="2026-06-15T21:01:00Z" w16du:dateUtc="2026-06-15T19:01:00Z">
        <w:r w:rsidR="004E7506">
          <w:rPr>
            <w:lang w:val="en-US"/>
          </w:rPr>
          <w:t>archy comparison.</w:t>
        </w:r>
      </w:ins>
      <w:ins w:id="88" w:author="ian hussey" w:date="2026-06-16T08:33:00Z" w16du:dateUtc="2026-06-16T06:33:00Z">
        <w:r w:rsidR="00B24921">
          <w:rPr>
            <w:lang w:val="en-US"/>
          </w:rPr>
          <w:t xml:space="preserve"> The direct replication of the first study would be </w:t>
        </w:r>
      </w:ins>
      <w:ins w:id="89" w:author="ian hussey" w:date="2026-06-16T08:35:00Z" w16du:dateUtc="2026-06-16T06:35:00Z">
        <w:r w:rsidR="00B24921">
          <w:rPr>
            <w:lang w:val="en-US"/>
          </w:rPr>
          <w:t>comparison between</w:t>
        </w:r>
      </w:ins>
      <w:ins w:id="90" w:author="ian hussey" w:date="2026-06-16T08:33:00Z" w16du:dateUtc="2026-06-16T06:33:00Z">
        <w:r w:rsidR="00B24921">
          <w:rPr>
            <w:lang w:val="en-US"/>
          </w:rPr>
          <w:t xml:space="preserve"> self-distinction versus self-hierarchy condition</w:t>
        </w:r>
      </w:ins>
      <w:ins w:id="91" w:author="ian hussey" w:date="2026-06-16T08:35:00Z" w16du:dateUtc="2026-06-16T06:35:00Z">
        <w:r w:rsidR="00B24921">
          <w:rPr>
            <w:lang w:val="en-US"/>
          </w:rPr>
          <w:t>s during the first induction and intervention cycle only</w:t>
        </w:r>
      </w:ins>
      <w:ins w:id="92" w:author="ian hussey" w:date="2026-06-16T08:33:00Z" w16du:dateUtc="2026-06-16T06:33:00Z">
        <w:r w:rsidR="00B24921">
          <w:rPr>
            <w:lang w:val="en-US"/>
          </w:rPr>
          <w:t>, although this analysis is not reported.</w:t>
        </w:r>
      </w:ins>
    </w:p>
    <w:p w14:paraId="3A735494" w14:textId="77777777" w:rsidR="004C0211" w:rsidRDefault="004C0211" w:rsidP="004C0211">
      <w:pPr>
        <w:rPr>
          <w:lang w:val="en-US"/>
        </w:rPr>
      </w:pPr>
    </w:p>
    <w:p w14:paraId="42F5BE50" w14:textId="0BF7BF52" w:rsidR="00747122" w:rsidRPr="003935D6" w:rsidRDefault="00594A10" w:rsidP="004C0211">
      <w:pPr>
        <w:pStyle w:val="Heading2"/>
        <w:rPr>
          <w:lang w:val="en-US"/>
        </w:rPr>
      </w:pPr>
      <w:r w:rsidRPr="003935D6">
        <w:rPr>
          <w:lang w:val="en-US"/>
        </w:rPr>
        <w:t xml:space="preserve">Hypothesis </w:t>
      </w:r>
      <w:r w:rsidR="00E527D5" w:rsidRPr="003935D6">
        <w:rPr>
          <w:lang w:val="en-US"/>
        </w:rPr>
        <w:t>and</w:t>
      </w:r>
      <w:r w:rsidRPr="003935D6">
        <w:rPr>
          <w:lang w:val="en-US"/>
        </w:rPr>
        <w:t xml:space="preserve"> c</w:t>
      </w:r>
      <w:r w:rsidR="00747122" w:rsidRPr="003935D6">
        <w:rPr>
          <w:lang w:val="en-US"/>
        </w:rPr>
        <w:t>laims</w:t>
      </w:r>
    </w:p>
    <w:p w14:paraId="67BE6084" w14:textId="0ADD4BBD" w:rsidR="009C0649" w:rsidRPr="003935D6" w:rsidRDefault="00594A10" w:rsidP="009C0649">
      <w:pPr>
        <w:rPr>
          <w:lang w:val="en-US"/>
        </w:rPr>
      </w:pPr>
      <w:r w:rsidRPr="003935D6">
        <w:rPr>
          <w:lang w:val="en-US"/>
        </w:rPr>
        <w:t xml:space="preserve">Foody et al. (2013) </w:t>
      </w:r>
      <w:r w:rsidR="00174D94" w:rsidRPr="003935D6">
        <w:rPr>
          <w:lang w:val="en-US"/>
        </w:rPr>
        <w:t xml:space="preserve">compared the efficacy of two </w:t>
      </w:r>
      <w:r w:rsidR="00640553" w:rsidRPr="003935D6">
        <w:rPr>
          <w:lang w:val="en-US"/>
        </w:rPr>
        <w:t xml:space="preserve">interventions </w:t>
      </w:r>
      <w:r w:rsidR="00174D94" w:rsidRPr="003935D6">
        <w:rPr>
          <w:lang w:val="en-US"/>
        </w:rPr>
        <w:t>in relieving experimentally</w:t>
      </w:r>
      <w:r w:rsidR="00FB5823">
        <w:rPr>
          <w:lang w:val="en-US"/>
        </w:rPr>
        <w:t xml:space="preserve"> </w:t>
      </w:r>
      <w:r w:rsidR="00174D94" w:rsidRPr="003935D6">
        <w:rPr>
          <w:lang w:val="en-US"/>
        </w:rPr>
        <w:t xml:space="preserve">induced </w:t>
      </w:r>
      <w:r w:rsidR="00640553" w:rsidRPr="003935D6">
        <w:rPr>
          <w:lang w:val="en-US"/>
        </w:rPr>
        <w:t xml:space="preserve">distress. Their </w:t>
      </w:r>
      <w:r w:rsidR="00174D94" w:rsidRPr="003935D6">
        <w:rPr>
          <w:lang w:val="en-US"/>
        </w:rPr>
        <w:t xml:space="preserve">stated claim </w:t>
      </w:r>
      <w:r w:rsidR="00640553" w:rsidRPr="003935D6">
        <w:rPr>
          <w:lang w:val="en-US"/>
        </w:rPr>
        <w:t xml:space="preserve">was that the “hierarchical self as context” intervention </w:t>
      </w:r>
      <w:r w:rsidR="00F021EA">
        <w:rPr>
          <w:lang w:val="en-US"/>
        </w:rPr>
        <w:t>is</w:t>
      </w:r>
      <w:r w:rsidR="00640553" w:rsidRPr="003935D6">
        <w:rPr>
          <w:lang w:val="en-US"/>
        </w:rPr>
        <w:t xml:space="preserve"> more effective than the “distinction self as context” intervention</w:t>
      </w:r>
      <w:r w:rsidR="00A12CC6">
        <w:rPr>
          <w:lang w:val="en-US"/>
        </w:rPr>
        <w:t xml:space="preserve"> at reducing distress</w:t>
      </w:r>
      <w:r w:rsidR="003D77B3" w:rsidRPr="003935D6">
        <w:rPr>
          <w:lang w:val="en-US"/>
        </w:rPr>
        <w:t xml:space="preserve">, and they </w:t>
      </w:r>
      <w:r w:rsidR="00174D94" w:rsidRPr="003935D6">
        <w:rPr>
          <w:lang w:val="en-US"/>
        </w:rPr>
        <w:t xml:space="preserve">state that they </w:t>
      </w:r>
      <w:r w:rsidR="003D77B3" w:rsidRPr="003935D6">
        <w:rPr>
          <w:lang w:val="en-US"/>
        </w:rPr>
        <w:t>therefore conceptually replicated the results of the original study by Luciano et al. (2011)</w:t>
      </w:r>
      <w:r w:rsidR="008A4D36" w:rsidRPr="003935D6">
        <w:rPr>
          <w:lang w:val="en-US"/>
        </w:rPr>
        <w:t xml:space="preserve">. </w:t>
      </w:r>
      <w:r w:rsidR="009C0649" w:rsidRPr="003935D6">
        <w:rPr>
          <w:lang w:val="en-US"/>
        </w:rPr>
        <w:t xml:space="preserve">The key statistical results they provide to support this claim are the interaction effects between time point and group on the 3 X 2 RM-ANOVAs. A statistically significant result was found for one of the three outcome measures (stress, </w:t>
      </w:r>
      <w:r w:rsidR="009C0649" w:rsidRPr="003935D6">
        <w:rPr>
          <w:i/>
          <w:iCs/>
          <w:lang w:val="en-US"/>
        </w:rPr>
        <w:t>p</w:t>
      </w:r>
      <w:r w:rsidR="009C0649" w:rsidRPr="003935D6">
        <w:rPr>
          <w:lang w:val="en-US"/>
        </w:rPr>
        <w:t xml:space="preserve"> = .04; anxiety, </w:t>
      </w:r>
      <w:r w:rsidR="009C0649" w:rsidRPr="003935D6">
        <w:rPr>
          <w:i/>
          <w:iCs/>
          <w:lang w:val="en-US"/>
        </w:rPr>
        <w:t>p</w:t>
      </w:r>
      <w:r w:rsidR="009C0649" w:rsidRPr="003935D6">
        <w:rPr>
          <w:lang w:val="en-US"/>
        </w:rPr>
        <w:t xml:space="preserve"> = .45, discomfort, </w:t>
      </w:r>
      <w:r w:rsidR="009C0649" w:rsidRPr="003935D6">
        <w:rPr>
          <w:i/>
          <w:iCs/>
          <w:lang w:val="en-US"/>
        </w:rPr>
        <w:t>p</w:t>
      </w:r>
      <w:r w:rsidR="009C0649" w:rsidRPr="003935D6">
        <w:rPr>
          <w:lang w:val="en-US"/>
        </w:rPr>
        <w:t xml:space="preserve"> = .33). No statistical tests compared the groups at </w:t>
      </w:r>
      <w:r w:rsidR="005F20EB" w:rsidRPr="003935D6">
        <w:rPr>
          <w:lang w:val="en-US"/>
        </w:rPr>
        <w:t xml:space="preserve">specific </w:t>
      </w:r>
      <w:r w:rsidR="009C0649" w:rsidRPr="003935D6">
        <w:rPr>
          <w:lang w:val="en-US"/>
        </w:rPr>
        <w:t>time point</w:t>
      </w:r>
      <w:r w:rsidR="005F20EB" w:rsidRPr="003935D6">
        <w:rPr>
          <w:lang w:val="en-US"/>
        </w:rPr>
        <w:t>s</w:t>
      </w:r>
      <w:r w:rsidR="009C0649" w:rsidRPr="003935D6">
        <w:rPr>
          <w:lang w:val="en-US"/>
        </w:rPr>
        <w:t xml:space="preserve">. </w:t>
      </w:r>
    </w:p>
    <w:p w14:paraId="06C00783" w14:textId="36D940F4" w:rsidR="00B40A87" w:rsidRDefault="007F54C1" w:rsidP="00127167">
      <w:pPr>
        <w:rPr>
          <w:ins w:id="93" w:author="ian hussey" w:date="2026-06-15T20:25:00Z" w16du:dateUtc="2026-06-15T18:25:00Z"/>
          <w:rStyle w:val="citation"/>
          <w:lang w:val="en-US"/>
        </w:rPr>
      </w:pPr>
      <w:r w:rsidRPr="003935D6">
        <w:rPr>
          <w:lang w:val="en-US"/>
        </w:rPr>
        <w:t xml:space="preserve">In their own words, they </w:t>
      </w:r>
      <w:r w:rsidR="008C2F39" w:rsidRPr="003935D6">
        <w:rPr>
          <w:lang w:val="en-US"/>
        </w:rPr>
        <w:t xml:space="preserve">summarize their key findings as follows: </w:t>
      </w:r>
      <w:r w:rsidR="008C2F39" w:rsidRPr="003935D6">
        <w:rPr>
          <w:i/>
          <w:iCs/>
          <w:lang w:val="en-US"/>
        </w:rPr>
        <w:t>“The findings demonstrated superiority of the intervention that focused on hierarchical, rather than distinction, deictic relations in terms of reducing distress.”</w:t>
      </w:r>
      <w:r w:rsidR="008C2F39" w:rsidRPr="003935D6">
        <w:rPr>
          <w:lang w:val="en-US"/>
        </w:rPr>
        <w:t xml:space="preserve"> (</w:t>
      </w:r>
      <w:ins w:id="94" w:author="ian hussey" w:date="2026-06-15T17:23:00Z" w16du:dateUtc="2026-06-15T15:23:00Z">
        <w:r w:rsidR="007F1753" w:rsidRPr="007F1753">
          <w:rPr>
            <w:lang w:val="en-US"/>
          </w:rPr>
          <w:t xml:space="preserve">Foody et al., 2013, </w:t>
        </w:r>
      </w:ins>
      <w:r w:rsidR="008C2F39" w:rsidRPr="003935D6">
        <w:rPr>
          <w:lang w:val="en-US"/>
        </w:rPr>
        <w:t>p. 373)</w:t>
      </w:r>
      <w:r w:rsidR="008063C6" w:rsidRPr="003935D6">
        <w:rPr>
          <w:lang w:val="en-US"/>
        </w:rPr>
        <w:t>;</w:t>
      </w:r>
      <w:r w:rsidR="008C2F39" w:rsidRPr="003935D6">
        <w:rPr>
          <w:lang w:val="en-US"/>
        </w:rPr>
        <w:t xml:space="preserve"> </w:t>
      </w:r>
      <w:r w:rsidR="008C2F39" w:rsidRPr="003935D6">
        <w:rPr>
          <w:i/>
          <w:iCs/>
          <w:lang w:val="en-US"/>
        </w:rPr>
        <w:t>“The hierarchical intervention only resulted in a reduction in all three dependent measures, including a significant reduction in stress.”</w:t>
      </w:r>
      <w:r w:rsidR="008C2F39" w:rsidRPr="003935D6">
        <w:rPr>
          <w:lang w:val="en-US"/>
        </w:rPr>
        <w:t xml:space="preserve"> (p. 385)</w:t>
      </w:r>
      <w:r w:rsidR="008063C6" w:rsidRPr="003935D6">
        <w:rPr>
          <w:lang w:val="en-US"/>
        </w:rPr>
        <w:t>;</w:t>
      </w:r>
      <w:r w:rsidR="008C2F39" w:rsidRPr="003935D6">
        <w:rPr>
          <w:lang w:val="en-US"/>
        </w:rPr>
        <w:t xml:space="preserve"> </w:t>
      </w:r>
      <w:r w:rsidR="008063C6" w:rsidRPr="003935D6">
        <w:rPr>
          <w:lang w:val="en-US"/>
        </w:rPr>
        <w:t xml:space="preserve">and </w:t>
      </w:r>
      <w:r w:rsidR="009906B0" w:rsidRPr="003935D6">
        <w:rPr>
          <w:rStyle w:val="highlight"/>
          <w:i/>
          <w:iCs/>
          <w:lang w:val="en-US"/>
        </w:rPr>
        <w:t>“the hierarchical intervention was significantly effective only in the context of stress, and not in discomfort or anxiety (although both of these were also reduced).”</w:t>
      </w:r>
      <w:r w:rsidR="009906B0" w:rsidRPr="003935D6">
        <w:rPr>
          <w:lang w:val="en-US"/>
        </w:rPr>
        <w:t xml:space="preserve"> </w:t>
      </w:r>
      <w:r w:rsidR="009906B0" w:rsidRPr="003935D6">
        <w:rPr>
          <w:rStyle w:val="citation"/>
          <w:lang w:val="en-US"/>
        </w:rPr>
        <w:t>(</w:t>
      </w:r>
      <w:r w:rsidR="009906B0" w:rsidRPr="003935D6">
        <w:rPr>
          <w:rStyle w:val="citation-item"/>
          <w:lang w:val="en-US"/>
        </w:rPr>
        <w:t>p. 385</w:t>
      </w:r>
      <w:r w:rsidR="009906B0" w:rsidRPr="003935D6">
        <w:rPr>
          <w:rStyle w:val="citation"/>
          <w:lang w:val="en-US"/>
        </w:rPr>
        <w:t>)</w:t>
      </w:r>
      <w:r w:rsidR="00730189" w:rsidRPr="003935D6">
        <w:rPr>
          <w:rStyle w:val="citation"/>
          <w:lang w:val="en-US"/>
        </w:rPr>
        <w:t>.</w:t>
      </w:r>
      <w:r w:rsidR="00B90805" w:rsidRPr="003935D6">
        <w:rPr>
          <w:rStyle w:val="citation"/>
          <w:lang w:val="en-US"/>
        </w:rPr>
        <w:t xml:space="preserve"> </w:t>
      </w:r>
      <w:r w:rsidR="00777BAE">
        <w:t xml:space="preserve">This implies that all three outcomes </w:t>
      </w:r>
      <w:r w:rsidR="0064088D" w:rsidRPr="003935D6">
        <w:rPr>
          <w:rStyle w:val="citation"/>
          <w:lang w:val="en-US"/>
        </w:rPr>
        <w:t>showed descriptive differences in the expected direction, although only stress was statistically significant.</w:t>
      </w:r>
    </w:p>
    <w:p w14:paraId="48788A3A" w14:textId="4057D039" w:rsidR="00C57851" w:rsidRDefault="00C57851" w:rsidP="00127167">
      <w:pPr>
        <w:rPr>
          <w:ins w:id="95" w:author="ian hussey" w:date="2026-06-15T20:28:00Z" w16du:dateUtc="2026-06-15T18:28:00Z"/>
          <w:rStyle w:val="citation"/>
          <w:lang w:val="en-US"/>
        </w:rPr>
      </w:pPr>
      <w:ins w:id="96" w:author="ian hussey" w:date="2026-06-15T20:25:00Z" w16du:dateUtc="2026-06-15T18:25:00Z">
        <w:r>
          <w:rPr>
            <w:rStyle w:val="citation"/>
            <w:lang w:val="en-US"/>
          </w:rPr>
          <w:t>Foody et al. (2015) are inconsistent in their claims about successful replication and extension</w:t>
        </w:r>
      </w:ins>
      <w:ins w:id="97" w:author="ian hussey" w:date="2026-06-15T20:26:00Z" w16du:dateUtc="2026-06-15T18:26:00Z">
        <w:r>
          <w:rPr>
            <w:rStyle w:val="citation"/>
            <w:lang w:val="en-US"/>
          </w:rPr>
          <w:t xml:space="preserve">, and indeed do not use the phrase replication despite there being very strong overlaps with Foody et al. (2013) and arguably weak overlaps between Foody et al. (2013) and </w:t>
        </w:r>
      </w:ins>
      <w:ins w:id="98" w:author="ian hussey" w:date="2026-06-15T20:27:00Z" w16du:dateUtc="2026-06-15T18:27:00Z">
        <w:r>
          <w:rPr>
            <w:rStyle w:val="citation"/>
            <w:lang w:val="en-US"/>
          </w:rPr>
          <w:t>Luciano et al. (2011). I return to this status as a replication later.</w:t>
        </w:r>
      </w:ins>
      <w:ins w:id="99" w:author="ian hussey" w:date="2026-06-15T20:28:00Z" w16du:dateUtc="2026-06-15T18:28:00Z">
        <w:r w:rsidR="00540B04">
          <w:rPr>
            <w:rStyle w:val="citation"/>
            <w:lang w:val="en-US"/>
          </w:rPr>
          <w:t xml:space="preserve"> </w:t>
        </w:r>
      </w:ins>
    </w:p>
    <w:p w14:paraId="6915938A" w14:textId="0E0B78F4" w:rsidR="00540B04" w:rsidRDefault="00540B04" w:rsidP="00127167">
      <w:pPr>
        <w:rPr>
          <w:ins w:id="100" w:author="ian hussey" w:date="2026-06-15T20:19:00Z" w16du:dateUtc="2026-06-15T18:19:00Z"/>
          <w:rStyle w:val="citation"/>
          <w:lang w:val="en-US"/>
        </w:rPr>
      </w:pPr>
      <w:ins w:id="101" w:author="ian hussey" w:date="2026-06-15T20:28:00Z" w16du:dateUtc="2026-06-15T18:28:00Z">
        <w:r>
          <w:rPr>
            <w:rStyle w:val="citation"/>
            <w:lang w:val="en-US"/>
          </w:rPr>
          <w:t xml:space="preserve">Foody et al. (2015) </w:t>
        </w:r>
      </w:ins>
      <w:ins w:id="102" w:author="ian hussey" w:date="2026-06-15T20:30:00Z" w16du:dateUtc="2026-06-15T18:30:00Z">
        <w:r>
          <w:rPr>
            <w:rStyle w:val="citation"/>
            <w:lang w:val="en-US"/>
          </w:rPr>
          <w:t xml:space="preserve">state in their </w:t>
        </w:r>
      </w:ins>
      <w:ins w:id="103" w:author="ian hussey" w:date="2026-06-15T20:29:00Z" w16du:dateUtc="2026-06-15T18:29:00Z">
        <w:r>
          <w:rPr>
            <w:rStyle w:val="citation"/>
            <w:lang w:val="en-US"/>
          </w:rPr>
          <w:t xml:space="preserve">discussion that </w:t>
        </w:r>
      </w:ins>
      <w:ins w:id="104" w:author="ian hussey" w:date="2026-06-15T20:30:00Z" w16du:dateUtc="2026-06-15T18:30:00Z">
        <w:r>
          <w:rPr>
            <w:rStyle w:val="citation"/>
            <w:lang w:val="en-US"/>
          </w:rPr>
          <w:t xml:space="preserve">their study </w:t>
        </w:r>
      </w:ins>
      <w:ins w:id="105" w:author="ian hussey" w:date="2026-06-15T20:29:00Z" w16du:dateUtc="2026-06-15T18:29:00Z">
        <w:r>
          <w:rPr>
            <w:rStyle w:val="citation"/>
            <w:lang w:val="en-US"/>
          </w:rPr>
          <w:t>“</w:t>
        </w:r>
        <w:r w:rsidRPr="00540B04">
          <w:rPr>
            <w:rStyle w:val="citation"/>
            <w:lang w:val="en-US"/>
          </w:rPr>
          <w:t>found little or no differences between the hierarchical and distinction interventions on discomfort and anxiety. However, the results suggest that the hierarchical interventions are of more benefit with regard to the stress measure.”</w:t>
        </w:r>
      </w:ins>
      <w:ins w:id="106" w:author="ian hussey" w:date="2026-06-15T20:30:00Z" w16du:dateUtc="2026-06-15T18:30:00Z">
        <w:r>
          <w:rPr>
            <w:rStyle w:val="citation"/>
            <w:lang w:val="en-US"/>
          </w:rPr>
          <w:t xml:space="preserve"> (Foody et al., 2015, p. </w:t>
        </w:r>
      </w:ins>
      <w:ins w:id="107" w:author="ian hussey" w:date="2026-06-15T20:31:00Z" w16du:dateUtc="2026-06-15T18:31:00Z">
        <w:r>
          <w:rPr>
            <w:rStyle w:val="citation"/>
            <w:lang w:val="en-US"/>
          </w:rPr>
          <w:t>241</w:t>
        </w:r>
      </w:ins>
      <w:ins w:id="108" w:author="ian hussey" w:date="2026-06-15T20:30:00Z" w16du:dateUtc="2026-06-15T18:30:00Z">
        <w:r>
          <w:rPr>
            <w:rStyle w:val="citation"/>
            <w:lang w:val="en-US"/>
          </w:rPr>
          <w:t xml:space="preserve">). In this </w:t>
        </w:r>
      </w:ins>
      <w:ins w:id="109" w:author="ian hussey" w:date="2026-06-15T20:31:00Z" w16du:dateUtc="2026-06-15T18:31:00Z">
        <w:r>
          <w:rPr>
            <w:rStyle w:val="citation"/>
            <w:lang w:val="en-US"/>
          </w:rPr>
          <w:t xml:space="preserve">sense, the claim is the same as that stated in Foody et al. (2013), i.e., effects are only found on the </w:t>
        </w:r>
      </w:ins>
      <w:ins w:id="110" w:author="ian hussey" w:date="2026-06-15T20:32:00Z" w16du:dateUtc="2026-06-15T18:32:00Z">
        <w:r>
          <w:rPr>
            <w:rStyle w:val="citation"/>
            <w:lang w:val="en-US"/>
          </w:rPr>
          <w:t xml:space="preserve">stress outcome measure. </w:t>
        </w:r>
        <w:r w:rsidR="00FC52CD">
          <w:rPr>
            <w:rStyle w:val="citation"/>
            <w:lang w:val="en-US"/>
          </w:rPr>
          <w:t>However, as I discuss later, these claims are not compatible with the reported statistical results</w:t>
        </w:r>
      </w:ins>
      <w:ins w:id="111" w:author="ian hussey" w:date="2026-06-15T20:36:00Z" w16du:dateUtc="2026-06-15T18:36:00Z">
        <w:r w:rsidR="001F4D42">
          <w:rPr>
            <w:rStyle w:val="citation"/>
            <w:lang w:val="en-US"/>
          </w:rPr>
          <w:t xml:space="preserve"> from the RM-ANOVAs</w:t>
        </w:r>
        <w:r w:rsidR="00A57417">
          <w:rPr>
            <w:rStyle w:val="citation"/>
            <w:lang w:val="en-US"/>
          </w:rPr>
          <w:t>, which were all non-significant.</w:t>
        </w:r>
        <w:r w:rsidR="00F52181">
          <w:rPr>
            <w:rStyle w:val="citation"/>
            <w:lang w:val="en-US"/>
          </w:rPr>
          <w:t xml:space="preserve"> I return to this point later.</w:t>
        </w:r>
      </w:ins>
    </w:p>
    <w:p w14:paraId="3123A136" w14:textId="77777777" w:rsidR="00FB5823" w:rsidRPr="003935D6" w:rsidDel="00AC2261" w:rsidRDefault="00FB5823" w:rsidP="00127167">
      <w:pPr>
        <w:rPr>
          <w:del w:id="112" w:author="ian hussey" w:date="2026-06-16T10:48:00Z" w16du:dateUtc="2026-06-16T08:48:00Z"/>
          <w:rStyle w:val="citation"/>
          <w:lang w:val="en-US"/>
        </w:rPr>
      </w:pPr>
    </w:p>
    <w:p w14:paraId="2F2E7B76" w14:textId="77777777" w:rsidR="00AC2261" w:rsidRDefault="00AC2261" w:rsidP="001C354B">
      <w:pPr>
        <w:pStyle w:val="Heading1"/>
        <w:rPr>
          <w:ins w:id="113" w:author="ian hussey" w:date="2026-06-16T10:48:00Z" w16du:dateUtc="2026-06-16T08:48:00Z"/>
          <w:lang w:val="en-US"/>
        </w:rPr>
      </w:pPr>
    </w:p>
    <w:p w14:paraId="435D2415" w14:textId="2460C33B" w:rsidR="00B5669C" w:rsidRPr="003935D6" w:rsidRDefault="00C934AC" w:rsidP="001C354B">
      <w:pPr>
        <w:pStyle w:val="Heading1"/>
        <w:rPr>
          <w:lang w:val="en-US"/>
        </w:rPr>
      </w:pPr>
      <w:r w:rsidRPr="003935D6">
        <w:rPr>
          <w:lang w:val="en-US"/>
        </w:rPr>
        <w:t>Critique</w:t>
      </w:r>
      <w:r w:rsidR="00AB431E" w:rsidRPr="003935D6">
        <w:rPr>
          <w:lang w:val="en-US"/>
        </w:rPr>
        <w:t xml:space="preserve"> of the original </w:t>
      </w:r>
      <w:r w:rsidR="0059609C" w:rsidRPr="003935D6">
        <w:rPr>
          <w:lang w:val="en-US"/>
        </w:rPr>
        <w:t xml:space="preserve">method &amp; </w:t>
      </w:r>
      <w:r w:rsidR="00AB431E" w:rsidRPr="003935D6">
        <w:rPr>
          <w:lang w:val="en-US"/>
        </w:rPr>
        <w:t>analyses</w:t>
      </w:r>
    </w:p>
    <w:p w14:paraId="7C66FFF5" w14:textId="08CD29DC" w:rsidR="00AC347D" w:rsidRPr="003935D6" w:rsidRDefault="00AC347D" w:rsidP="00AC347D">
      <w:pPr>
        <w:pStyle w:val="Heading2"/>
        <w:rPr>
          <w:lang w:val="en-US"/>
        </w:rPr>
      </w:pPr>
      <w:r w:rsidRPr="003935D6">
        <w:rPr>
          <w:lang w:val="en-US"/>
        </w:rPr>
        <w:t>Status as a replication</w:t>
      </w:r>
    </w:p>
    <w:p w14:paraId="685021CC" w14:textId="19EE7B61" w:rsidR="00992BDB" w:rsidRPr="00992BDB" w:rsidRDefault="006532B4" w:rsidP="00992BDB">
      <w:r w:rsidRPr="003935D6">
        <w:rPr>
          <w:lang w:val="en-US"/>
        </w:rPr>
        <w:t>Foo</w:t>
      </w:r>
      <w:r w:rsidR="00992BDB">
        <w:rPr>
          <w:lang w:val="en-US"/>
        </w:rPr>
        <w:t>d</w:t>
      </w:r>
      <w:r w:rsidRPr="003935D6">
        <w:rPr>
          <w:lang w:val="en-US"/>
        </w:rPr>
        <w:t>y et al. (2013) state that “the research was a replication of a previous study by Luciano et al. (2011)”</w:t>
      </w:r>
      <w:r w:rsidR="00992BDB">
        <w:rPr>
          <w:lang w:val="en-US"/>
        </w:rPr>
        <w:t xml:space="preserve"> </w:t>
      </w:r>
      <w:r w:rsidR="00992BDB">
        <w:t>(p. 384)</w:t>
      </w:r>
      <w:r w:rsidRPr="003935D6">
        <w:rPr>
          <w:lang w:val="en-US"/>
        </w:rPr>
        <w:t xml:space="preserve">. </w:t>
      </w:r>
      <w:r w:rsidR="00992BDB" w:rsidRPr="00992BDB">
        <w:t xml:space="preserve">In order to assess whether “replication” is an appropriate to label for Foody et al.’s (2013) study or not – a distinction which influences the evidentiary value it represents for the underlying claim – it is therefore useful to examine the overlap between Foody et al. (2013) and Luciano et al. (2011). </w:t>
      </w:r>
    </w:p>
    <w:p w14:paraId="0B8DA421" w14:textId="4AE60D64" w:rsidR="00992BDB" w:rsidRDefault="00992BDB" w:rsidP="00992BDB">
      <w:pPr>
        <w:rPr>
          <w:ins w:id="114" w:author="ian hussey" w:date="2026-06-16T09:32:00Z" w16du:dateUtc="2026-06-16T07:32:00Z"/>
          <w:lang w:val="en-US"/>
        </w:rPr>
      </w:pPr>
      <w:r>
        <w:t xml:space="preserve">Foody et al. (2013) do acknowledge one important difference between their work and Luciano et al. (2011) when self-identifying the work as a replication: </w:t>
      </w:r>
      <w:r w:rsidRPr="00992BDB">
        <w:rPr>
          <w:i/>
          <w:iCs/>
        </w:rPr>
        <w:t>“the research was a replication … except that we were able to use less intensive interventions with our non-clinical sample”</w:t>
      </w:r>
      <w:r w:rsidRPr="00A95530">
        <w:t xml:space="preserve"> (p. 384)</w:t>
      </w:r>
      <w:r>
        <w:t xml:space="preserve">. </w:t>
      </w:r>
      <w:r w:rsidRPr="00992BDB">
        <w:rPr>
          <w:lang w:val="en-US"/>
        </w:rPr>
        <w:t xml:space="preserve">However, many other differences between the study exist but were not acknowledged in Foody et al. (2013), including the sample, design, number of follow up periods, outcome measures, and analytic strategy (see Table 1). </w:t>
      </w:r>
    </w:p>
    <w:p w14:paraId="6BD63E87" w14:textId="2484113D" w:rsidR="00554A16" w:rsidRDefault="00554A16" w:rsidP="00554A16">
      <w:pPr>
        <w:rPr>
          <w:lang w:val="en-US"/>
        </w:rPr>
      </w:pPr>
      <w:r w:rsidRPr="00992BDB">
        <w:rPr>
          <w:lang w:val="en-US"/>
        </w:rPr>
        <w:t xml:space="preserve">There is no single universally accepted definition of a replication, and there is ongoing debate about what nomenclature and taxonomy is useful in distinguishing between subtypes such as conceptual versus direct replications </w:t>
      </w:r>
      <w:r w:rsidRPr="00992BDB">
        <w:rPr>
          <w:lang w:val="en-US"/>
        </w:rPr>
        <w:fldChar w:fldCharType="begin"/>
      </w:r>
      <w:r>
        <w:rPr>
          <w:lang w:val="en-US"/>
        </w:rPr>
        <w:instrText xml:space="preserve"> ADDIN ZOTERO_ITEM CSL_CITATION {"citationID":"4PBxnI8R","properties":{"formattedCitation":"(e.g., Derksen &amp; Morawski, 2022)","plainCitation":"(e.g., Derksen &amp; Morawski, 2022)","noteIndex":0},"citationItems":[{"id":36093,"uris":["http://zotero.org/users/1687755/items/4SUIU7L2"],"itemData":{"id":36093,"type":"article-journal","abstract":"Although psychology’s recent crisis has been attributed to various scientific practices, it has come to be called a “replication crisis,” prompting extensive appraisals of this putatively crucial scientific practice. These have yielded disagreements over what kind of replication is to be preferred and what phenomena are being explored, yet the proposals are all grounded in a conventional philosophy of science. This article proposes another avenue that invites moving beyond a discovery metaphor of science to rethink research as enabling realities and to consider how empirical findings enact or perform a reality. An enactment perspective appreciates multiple, dynamic realities and science as producing different entities, enactments that ever encounter differences, uncertainties, and precariousness. The axioms of an enactment perspective are described and employed to more fully understand the two kinds of replication that predominate in the crisis disputes. Although the enactment perspective described here is a relatively recent development in philosophy of science and science studies, some of its core axioms are not new to psychology, and the article concludes by revisiting psychologists’ previous calls to apprehend the dynamism of psychological reality to appreciate how scientific practices actively and unavoidably participate in performativity of reality.","container-title":"Perspectives on Psychological Science","DOI":"10.1177/17456916211041116","ISSN":"1745-6916","issue":"5","journalAbbreviation":"Perspect Psychol Sci","language":"EN","page":"1490-1505","publisher":"SAGE Publications Inc","source":"SAGE Journals","title":"Kinds of Replication: Examining the Meanings of “Conceptual Replication” and “Direct Replication”","title-short":"Kinds of Replication","volume":"17","author":[{"family":"Derksen","given":"Maarten"},{"family":"Morawski","given":"Jill"}],"issued":{"date-parts":[["2022",9,1]]}},"prefix":"e.g., "}],"schema":"https://github.com/citation-style-language/schema/raw/master/csl-citation.json"} </w:instrText>
      </w:r>
      <w:r w:rsidRPr="00992BDB">
        <w:rPr>
          <w:lang w:val="en-US"/>
        </w:rPr>
        <w:fldChar w:fldCharType="separate"/>
      </w:r>
      <w:r w:rsidRPr="00992BDB">
        <w:rPr>
          <w:lang w:val="en-US"/>
        </w:rPr>
        <w:t>(e.g., Derksen &amp; Morawski, 2022)</w:t>
      </w:r>
      <w:r w:rsidRPr="00992BDB">
        <w:rPr>
          <w:lang w:val="en-US"/>
        </w:rPr>
        <w:fldChar w:fldCharType="end"/>
      </w:r>
      <w:r>
        <w:rPr>
          <w:lang w:val="en-US"/>
        </w:rPr>
        <w:t xml:space="preserve">. Regardless of the specific framework used, the very low overlap in the details of the design, method and analyses of </w:t>
      </w:r>
      <w:r w:rsidRPr="00992BDB">
        <w:rPr>
          <w:lang w:val="en-US"/>
        </w:rPr>
        <w:t xml:space="preserve">Luciano et al. </w:t>
      </w:r>
      <w:r w:rsidRPr="00992BDB">
        <w:rPr>
          <w:lang w:val="en-US"/>
        </w:rPr>
        <w:fldChar w:fldCharType="begin"/>
      </w:r>
      <w:r w:rsidR="005D7D33">
        <w:rPr>
          <w:lang w:val="en-US"/>
        </w:rPr>
        <w:instrText xml:space="preserve"> ADDIN ZOTERO_ITEM CSL_CITATION {"citationID":"IiJwKVGQ","properties":{"formattedCitation":"(2011)","plainCitation":"(2011)","noteIndex":0},"citationItems":[{"id":117,"uris":["http://zotero.org/users/1687755/items/RWRCBYUM"],"itemData":{"id":117,"type":"article-journal","abstract":"The present study aims to analyze the interactions involved in some of the Defusion exercises that are typical of Acceptance and Commitment Therapy according to a Relational Frame Theory analysis. Two protocols were compared. Defusion I protocol was built with deictic framing trials while Defusion II protocol added hierarchical framing plus the function of regulating one’s own behavior. Fifteen adolescents (12-15 years old) with high scores in the impulsivity or in the emotional subscales of the Behavior Assessment System for Children (BASC) volunteered to participate during the three tutorial classes formally available. In a first session, after responding to questionnaires on psychological inflexibility (AFQ-S) and on problematic behaviors, the three classes followed a valuesoriented session. Two weeks later, 9 Low-risk participants (with less than 6 problematic behaviors) received either the Defusion I (n= 4) or the Defusion II (n= 5) protocols. Six High-risk participants (more than 6 problematic behaviors) received the Defusion II protocol. The comparison of both protocols with Low-risk participants showed that only Defusion II produced relevant changes that were improved at the 4-month follow-up. High-risk participants only received the Defusion II protocol and the results obtained replicated, in part, the effect obtained with Low-risk participants. The limitations of this preliminary study are indicated and further studies are emphasized.","container-title":"International Journal of Psychology","issue":"2","language":"en","page":"165-182","source":"Zotero","title":"A Relational Frame Analysis of Defusion Interactions in Acceptance and Commitment Therapy. A Preliminary and Quasi-Experimental Study with At-Risk Adolescents","volume":"11","author":[{"family":"Luciano","given":"Carmen"},{"family":"Ruiz","given":"Francisco J"},{"family":"Torres","given":"Rosa M Vizcaíno"},{"family":"Mar","given":"Vanessa Sánchez"}],"issued":{"date-parts":[["2011"]]}},"label":"page","suppress-author":true}],"schema":"https://github.com/citation-style-language/schema/raw/master/csl-citation.json"} </w:instrText>
      </w:r>
      <w:r w:rsidRPr="00992BDB">
        <w:rPr>
          <w:lang w:val="en-US"/>
        </w:rPr>
        <w:fldChar w:fldCharType="separate"/>
      </w:r>
      <w:r w:rsidRPr="00992BDB">
        <w:rPr>
          <w:lang w:val="en-US"/>
        </w:rPr>
        <w:t>(2011)</w:t>
      </w:r>
      <w:r w:rsidRPr="00992BDB">
        <w:rPr>
          <w:lang w:val="en-US"/>
        </w:rPr>
        <w:fldChar w:fldCharType="end"/>
      </w:r>
      <w:r w:rsidRPr="00992BDB">
        <w:rPr>
          <w:lang w:val="en-US"/>
        </w:rPr>
        <w:t xml:space="preserve"> and Foody et al. (2013)</w:t>
      </w:r>
      <w:r>
        <w:rPr>
          <w:lang w:val="en-US"/>
        </w:rPr>
        <w:t xml:space="preserve"> suggests that the latter cannot be confidently described as a replication of the same underlying claim.</w:t>
      </w:r>
    </w:p>
    <w:p w14:paraId="1529A094" w14:textId="77777777" w:rsidR="00554A16" w:rsidRDefault="00554A16" w:rsidP="00554A16">
      <w:pPr>
        <w:pStyle w:val="Heading2"/>
        <w:rPr>
          <w:lang w:val="en-US"/>
        </w:rPr>
      </w:pPr>
    </w:p>
    <w:p w14:paraId="79021804" w14:textId="77777777" w:rsidR="00554A16" w:rsidRPr="003935D6" w:rsidRDefault="00554A16" w:rsidP="00554A16">
      <w:pPr>
        <w:pStyle w:val="Heading2"/>
        <w:rPr>
          <w:lang w:val="en-US"/>
        </w:rPr>
      </w:pPr>
      <w:r w:rsidRPr="003935D6">
        <w:rPr>
          <w:lang w:val="en-US"/>
        </w:rPr>
        <w:t>Inconsistent descriptions of the methods</w:t>
      </w:r>
    </w:p>
    <w:p w14:paraId="606051E1" w14:textId="77777777" w:rsidR="00554A16" w:rsidRPr="003935D6" w:rsidRDefault="00554A16" w:rsidP="00554A16">
      <w:pPr>
        <w:rPr>
          <w:lang w:val="en-US"/>
        </w:rPr>
      </w:pPr>
      <w:r w:rsidRPr="003935D6">
        <w:rPr>
          <w:lang w:val="en-US"/>
        </w:rPr>
        <w:t>Both Foody et al. (2013) and Foody et al. (2015) report results from a Reactions Questionnaire that includes references to a car accident, e.g., “Please rate how vivid your thoughts and images were of the car accident” (</w:t>
      </w:r>
      <w:r>
        <w:rPr>
          <w:lang w:val="en-US"/>
        </w:rPr>
        <w:t>p. 383, p. 420, respectively</w:t>
      </w:r>
      <w:r w:rsidRPr="003935D6">
        <w:rPr>
          <w:lang w:val="en-US"/>
        </w:rPr>
        <w:t>). However, neither study’s method section includes any reference to a car accident. The distress induction procedure in both is stated to be requiring the participant to write out a negative self-referential thought. One possibility is that text from a different study was erroneously cop</w:t>
      </w:r>
      <w:r>
        <w:rPr>
          <w:lang w:val="en-US"/>
        </w:rPr>
        <w:t>y-pasted</w:t>
      </w:r>
      <w:r w:rsidRPr="003935D6">
        <w:rPr>
          <w:lang w:val="en-US"/>
        </w:rPr>
        <w:t xml:space="preserve"> into the wrong manuscripts. For example, a previous publication by Foody et al. (2012) compare</w:t>
      </w:r>
      <w:r>
        <w:rPr>
          <w:lang w:val="en-US"/>
        </w:rPr>
        <w:t>d</w:t>
      </w:r>
      <w:r w:rsidRPr="003935D6">
        <w:rPr>
          <w:lang w:val="en-US"/>
        </w:rPr>
        <w:t xml:space="preserve"> two versions of a different distress induction procedure that involved having the participant write the sentence “I hope [participants’ loved one] is in a car accident” (</w:t>
      </w:r>
      <w:r>
        <w:rPr>
          <w:lang w:val="en-US"/>
        </w:rPr>
        <w:t>p. 128</w:t>
      </w:r>
      <w:r w:rsidRPr="003935D6">
        <w:rPr>
          <w:lang w:val="en-US"/>
        </w:rPr>
        <w:t xml:space="preserve">). </w:t>
      </w:r>
      <w:r>
        <w:rPr>
          <w:lang w:val="en-US"/>
        </w:rPr>
        <w:t xml:space="preserve">Another possibility is that the induction did not occur as stated in the texts of Foody et al. (2013, 2015), and did in fact use the car crash induction from Foody et al. (2012). </w:t>
      </w:r>
      <w:r w:rsidRPr="003935D6">
        <w:rPr>
          <w:lang w:val="en-US"/>
        </w:rPr>
        <w:t>It is unfortunate that these unexplained references to car accidents got through peer review at two different journals apparently without being detected or corrected.</w:t>
      </w:r>
    </w:p>
    <w:p w14:paraId="5390B6D2" w14:textId="77777777" w:rsidR="00554A16" w:rsidRPr="00992BDB" w:rsidRDefault="00554A16" w:rsidP="00992BDB">
      <w:pPr>
        <w:rPr>
          <w:lang w:val="en-US"/>
        </w:rPr>
      </w:pPr>
    </w:p>
    <w:p w14:paraId="3B22E0AA" w14:textId="77777777" w:rsidR="006325AB" w:rsidRDefault="006325AB">
      <w:pPr>
        <w:ind w:firstLine="0"/>
        <w:jc w:val="left"/>
        <w:rPr>
          <w:lang w:val="en-US"/>
        </w:rPr>
      </w:pPr>
      <w:r>
        <w:rPr>
          <w:lang w:val="en-US"/>
        </w:rPr>
        <w:br w:type="page"/>
      </w:r>
    </w:p>
    <w:p w14:paraId="7F68CAC5" w14:textId="77777777" w:rsidR="005F5196" w:rsidRPr="003935D6" w:rsidRDefault="005F5196" w:rsidP="006532B4">
      <w:pPr>
        <w:ind w:firstLine="0"/>
        <w:rPr>
          <w:lang w:val="en-US"/>
        </w:rPr>
        <w:sectPr w:rsidR="005F5196" w:rsidRPr="003935D6" w:rsidSect="005F5196">
          <w:type w:val="continuous"/>
          <w:pgSz w:w="11900" w:h="16840"/>
          <w:pgMar w:top="1440" w:right="1440" w:bottom="1440" w:left="1440" w:header="708" w:footer="708" w:gutter="0"/>
          <w:cols w:num="2" w:space="366"/>
          <w:docGrid w:linePitch="360"/>
        </w:sectPr>
      </w:pPr>
    </w:p>
    <w:p w14:paraId="2538B3F5" w14:textId="7237EBBD" w:rsidR="006532B4" w:rsidRDefault="006532B4" w:rsidP="00DF7542">
      <w:pPr>
        <w:pStyle w:val="figureandtabletitle"/>
        <w:rPr>
          <w:b w:val="0"/>
          <w:bCs w:val="0"/>
        </w:rPr>
      </w:pPr>
      <w:r w:rsidRPr="003935D6">
        <w:lastRenderedPageBreak/>
        <w:t xml:space="preserve">Table 1. </w:t>
      </w:r>
      <w:r w:rsidRPr="00DC23E3">
        <w:rPr>
          <w:b w:val="0"/>
          <w:bCs w:val="0"/>
        </w:rPr>
        <w:t>Comparisons between Luciano et al. (2011)</w:t>
      </w:r>
      <w:r w:rsidR="000A1E5D" w:rsidRPr="00DC23E3">
        <w:rPr>
          <w:b w:val="0"/>
          <w:bCs w:val="0"/>
        </w:rPr>
        <w:t xml:space="preserve"> and Foody et al. (2013)</w:t>
      </w:r>
    </w:p>
    <w:p w14:paraId="0607970A" w14:textId="77777777" w:rsidR="00C82A54" w:rsidRPr="003935D6" w:rsidRDefault="00C82A54" w:rsidP="00DF7542">
      <w:pPr>
        <w:pStyle w:val="figureandtabletitle"/>
      </w:pPr>
    </w:p>
    <w:tbl>
      <w:tblPr>
        <w:tblStyle w:val="TableGrid"/>
        <w:tblW w:w="925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591"/>
        <w:gridCol w:w="3867"/>
      </w:tblGrid>
      <w:tr w:rsidR="006532B4" w:rsidRPr="003935D6" w14:paraId="06A8119B" w14:textId="77777777" w:rsidTr="000710F5">
        <w:trPr>
          <w:trHeight w:val="246"/>
          <w:jc w:val="center"/>
        </w:trPr>
        <w:tc>
          <w:tcPr>
            <w:tcW w:w="1800" w:type="dxa"/>
            <w:tcBorders>
              <w:top w:val="single" w:sz="4" w:space="0" w:color="auto"/>
              <w:bottom w:val="single" w:sz="4" w:space="0" w:color="auto"/>
            </w:tcBorders>
          </w:tcPr>
          <w:p w14:paraId="0B5C7FB8" w14:textId="77777777" w:rsidR="006532B4" w:rsidRPr="003935D6" w:rsidRDefault="006532B4" w:rsidP="00755F8A">
            <w:pPr>
              <w:pStyle w:val="table"/>
              <w:ind w:firstLine="0"/>
              <w:jc w:val="left"/>
              <w:rPr>
                <w:lang w:val="en-US"/>
              </w:rPr>
            </w:pPr>
          </w:p>
        </w:tc>
        <w:tc>
          <w:tcPr>
            <w:tcW w:w="3591" w:type="dxa"/>
            <w:tcBorders>
              <w:top w:val="single" w:sz="4" w:space="0" w:color="auto"/>
              <w:bottom w:val="single" w:sz="4" w:space="0" w:color="auto"/>
            </w:tcBorders>
          </w:tcPr>
          <w:p w14:paraId="769C74C8" w14:textId="77777777" w:rsidR="006532B4" w:rsidRPr="003935D6" w:rsidRDefault="006532B4" w:rsidP="00755F8A">
            <w:pPr>
              <w:pStyle w:val="table"/>
              <w:ind w:firstLine="0"/>
              <w:jc w:val="left"/>
              <w:rPr>
                <w:b/>
                <w:bCs/>
                <w:lang w:val="en-US"/>
              </w:rPr>
            </w:pPr>
            <w:r w:rsidRPr="003935D6">
              <w:rPr>
                <w:b/>
                <w:bCs/>
                <w:lang w:val="en-US"/>
              </w:rPr>
              <w:t>Luciano et al. (2011)</w:t>
            </w:r>
          </w:p>
        </w:tc>
        <w:tc>
          <w:tcPr>
            <w:tcW w:w="3867" w:type="dxa"/>
            <w:tcBorders>
              <w:top w:val="single" w:sz="4" w:space="0" w:color="auto"/>
              <w:bottom w:val="single" w:sz="4" w:space="0" w:color="auto"/>
            </w:tcBorders>
          </w:tcPr>
          <w:p w14:paraId="6B390CAC" w14:textId="77777777" w:rsidR="006532B4" w:rsidRPr="003935D6" w:rsidRDefault="006532B4" w:rsidP="00755F8A">
            <w:pPr>
              <w:pStyle w:val="table"/>
              <w:ind w:firstLine="0"/>
              <w:jc w:val="left"/>
              <w:rPr>
                <w:b/>
                <w:bCs/>
                <w:lang w:val="en-US"/>
              </w:rPr>
            </w:pPr>
            <w:r w:rsidRPr="003935D6">
              <w:rPr>
                <w:b/>
                <w:bCs/>
                <w:lang w:val="en-US"/>
              </w:rPr>
              <w:t>Foody et al. (2013)</w:t>
            </w:r>
          </w:p>
        </w:tc>
      </w:tr>
      <w:tr w:rsidR="006532B4" w:rsidRPr="003935D6" w14:paraId="7F99F074" w14:textId="77777777" w:rsidTr="000710F5">
        <w:trPr>
          <w:trHeight w:val="277"/>
          <w:jc w:val="center"/>
        </w:trPr>
        <w:tc>
          <w:tcPr>
            <w:tcW w:w="1800" w:type="dxa"/>
            <w:tcBorders>
              <w:top w:val="single" w:sz="4" w:space="0" w:color="auto"/>
              <w:bottom w:val="nil"/>
            </w:tcBorders>
          </w:tcPr>
          <w:p w14:paraId="78B8292B" w14:textId="45161CD6" w:rsidR="006532B4" w:rsidRPr="003935D6" w:rsidRDefault="00992BDB" w:rsidP="000710F5">
            <w:pPr>
              <w:pStyle w:val="table"/>
              <w:ind w:left="157" w:hanging="157"/>
              <w:jc w:val="left"/>
              <w:rPr>
                <w:lang w:val="en-US"/>
              </w:rPr>
            </w:pPr>
            <w:r>
              <w:rPr>
                <w:lang w:val="en-US"/>
              </w:rPr>
              <w:t xml:space="preserve">Component of the ACT hexaflex model </w:t>
            </w:r>
          </w:p>
        </w:tc>
        <w:tc>
          <w:tcPr>
            <w:tcW w:w="3591" w:type="dxa"/>
            <w:tcBorders>
              <w:top w:val="single" w:sz="4" w:space="0" w:color="auto"/>
              <w:bottom w:val="nil"/>
            </w:tcBorders>
          </w:tcPr>
          <w:p w14:paraId="4C1049DC" w14:textId="5D13FB17" w:rsidR="006532B4" w:rsidRPr="003935D6" w:rsidRDefault="00992BDB" w:rsidP="00755F8A">
            <w:pPr>
              <w:pStyle w:val="table"/>
              <w:ind w:firstLine="0"/>
              <w:jc w:val="left"/>
              <w:rPr>
                <w:lang w:val="en-US"/>
              </w:rPr>
            </w:pPr>
            <w:r>
              <w:rPr>
                <w:lang w:val="en-US"/>
              </w:rPr>
              <w:t>Cognitive fusion</w:t>
            </w:r>
            <w:r w:rsidR="00A60AA2" w:rsidRPr="003935D6">
              <w:rPr>
                <w:lang w:val="en-US"/>
              </w:rPr>
              <w:t xml:space="preserve"> </w:t>
            </w:r>
          </w:p>
        </w:tc>
        <w:tc>
          <w:tcPr>
            <w:tcW w:w="3867" w:type="dxa"/>
            <w:tcBorders>
              <w:top w:val="single" w:sz="4" w:space="0" w:color="auto"/>
              <w:bottom w:val="nil"/>
            </w:tcBorders>
          </w:tcPr>
          <w:p w14:paraId="27EE64B3" w14:textId="379493CC" w:rsidR="006532B4" w:rsidRPr="003935D6" w:rsidRDefault="00992BDB" w:rsidP="00755F8A">
            <w:pPr>
              <w:pStyle w:val="table"/>
              <w:ind w:firstLine="0"/>
              <w:jc w:val="left"/>
              <w:rPr>
                <w:lang w:val="en-US"/>
              </w:rPr>
            </w:pPr>
            <w:r>
              <w:rPr>
                <w:lang w:val="en-US"/>
              </w:rPr>
              <w:t>Self-as-context</w:t>
            </w:r>
          </w:p>
        </w:tc>
      </w:tr>
      <w:tr w:rsidR="000710F5" w:rsidRPr="003935D6" w14:paraId="5FB40475" w14:textId="77777777" w:rsidTr="000710F5">
        <w:trPr>
          <w:trHeight w:val="277"/>
          <w:jc w:val="center"/>
        </w:trPr>
        <w:tc>
          <w:tcPr>
            <w:tcW w:w="1800" w:type="dxa"/>
            <w:tcBorders>
              <w:top w:val="nil"/>
              <w:bottom w:val="nil"/>
            </w:tcBorders>
          </w:tcPr>
          <w:p w14:paraId="72F2F6B7" w14:textId="0A55F2A6" w:rsidR="000710F5" w:rsidRDefault="000710F5" w:rsidP="000710F5">
            <w:pPr>
              <w:pStyle w:val="table"/>
              <w:ind w:left="157" w:hanging="157"/>
              <w:jc w:val="left"/>
              <w:rPr>
                <w:lang w:val="en-US"/>
              </w:rPr>
            </w:pPr>
            <w:r>
              <w:rPr>
                <w:lang w:val="en-US"/>
              </w:rPr>
              <w:t>Relational responses targeted by intervention</w:t>
            </w:r>
          </w:p>
        </w:tc>
        <w:tc>
          <w:tcPr>
            <w:tcW w:w="3591" w:type="dxa"/>
            <w:tcBorders>
              <w:top w:val="nil"/>
              <w:bottom w:val="nil"/>
            </w:tcBorders>
          </w:tcPr>
          <w:p w14:paraId="6DEFB3E7" w14:textId="7B05716B" w:rsidR="000710F5" w:rsidRDefault="000710F5" w:rsidP="000710F5">
            <w:pPr>
              <w:pStyle w:val="table"/>
              <w:ind w:firstLine="0"/>
              <w:jc w:val="left"/>
              <w:rPr>
                <w:lang w:val="en-US"/>
              </w:rPr>
            </w:pPr>
            <w:r>
              <w:rPr>
                <w:lang w:val="en-US"/>
              </w:rPr>
              <w:t>Deictic (here/there) vs. hierarchical (containment)</w:t>
            </w:r>
          </w:p>
        </w:tc>
        <w:tc>
          <w:tcPr>
            <w:tcW w:w="3867" w:type="dxa"/>
            <w:tcBorders>
              <w:top w:val="nil"/>
              <w:bottom w:val="nil"/>
            </w:tcBorders>
          </w:tcPr>
          <w:p w14:paraId="1FD594A3" w14:textId="6D563E42" w:rsidR="000710F5" w:rsidRDefault="000710F5" w:rsidP="000710F5">
            <w:pPr>
              <w:pStyle w:val="table"/>
              <w:ind w:firstLine="0"/>
              <w:jc w:val="left"/>
              <w:rPr>
                <w:lang w:val="en-US"/>
              </w:rPr>
            </w:pPr>
            <w:r>
              <w:rPr>
                <w:lang w:val="en-US"/>
              </w:rPr>
              <w:t>Distinction (different from) vs. hierarchical (containment)</w:t>
            </w:r>
          </w:p>
        </w:tc>
      </w:tr>
      <w:tr w:rsidR="000710F5" w:rsidRPr="003935D6" w14:paraId="7860D6D2" w14:textId="77777777" w:rsidTr="000710F5">
        <w:trPr>
          <w:trHeight w:val="277"/>
          <w:jc w:val="center"/>
        </w:trPr>
        <w:tc>
          <w:tcPr>
            <w:tcW w:w="1800" w:type="dxa"/>
            <w:tcBorders>
              <w:top w:val="nil"/>
            </w:tcBorders>
          </w:tcPr>
          <w:p w14:paraId="56A55E8F" w14:textId="7927DD98" w:rsidR="000710F5" w:rsidRPr="003935D6" w:rsidRDefault="000710F5" w:rsidP="000710F5">
            <w:pPr>
              <w:pStyle w:val="table"/>
              <w:ind w:left="157" w:hanging="157"/>
              <w:jc w:val="left"/>
              <w:rPr>
                <w:lang w:val="en-US"/>
              </w:rPr>
            </w:pPr>
            <w:r w:rsidRPr="003935D6">
              <w:rPr>
                <w:lang w:val="en-US"/>
              </w:rPr>
              <w:t>Sample</w:t>
            </w:r>
          </w:p>
        </w:tc>
        <w:tc>
          <w:tcPr>
            <w:tcW w:w="3591" w:type="dxa"/>
            <w:tcBorders>
              <w:top w:val="nil"/>
            </w:tcBorders>
          </w:tcPr>
          <w:p w14:paraId="21297309" w14:textId="68EAE389" w:rsidR="000710F5" w:rsidRPr="003935D6" w:rsidRDefault="000710F5" w:rsidP="000710F5">
            <w:pPr>
              <w:pStyle w:val="table"/>
              <w:ind w:firstLine="0"/>
              <w:jc w:val="left"/>
              <w:rPr>
                <w:lang w:val="en-US"/>
              </w:rPr>
            </w:pPr>
            <w:r w:rsidRPr="003935D6">
              <w:rPr>
                <w:lang w:val="en-US"/>
              </w:rPr>
              <w:t>Adolescent</w:t>
            </w:r>
            <w:r w:rsidR="00104DE9">
              <w:rPr>
                <w:lang w:val="en-US"/>
              </w:rPr>
              <w:t xml:space="preserve"> clinical</w:t>
            </w:r>
          </w:p>
        </w:tc>
        <w:tc>
          <w:tcPr>
            <w:tcW w:w="3867" w:type="dxa"/>
            <w:tcBorders>
              <w:top w:val="nil"/>
            </w:tcBorders>
          </w:tcPr>
          <w:p w14:paraId="4E2EE700" w14:textId="2A4A41EA" w:rsidR="000710F5" w:rsidRPr="003935D6" w:rsidRDefault="000710F5" w:rsidP="000710F5">
            <w:pPr>
              <w:pStyle w:val="table"/>
              <w:ind w:firstLine="0"/>
              <w:jc w:val="left"/>
              <w:rPr>
                <w:lang w:val="en-US"/>
              </w:rPr>
            </w:pPr>
            <w:r w:rsidRPr="003935D6">
              <w:rPr>
                <w:lang w:val="en-US"/>
              </w:rPr>
              <w:t>Adult</w:t>
            </w:r>
            <w:r w:rsidR="00104DE9">
              <w:rPr>
                <w:lang w:val="en-US"/>
              </w:rPr>
              <w:t xml:space="preserve"> healthy</w:t>
            </w:r>
          </w:p>
        </w:tc>
      </w:tr>
      <w:tr w:rsidR="000710F5" w:rsidRPr="003935D6" w14:paraId="60D68205" w14:textId="77777777" w:rsidTr="000710F5">
        <w:trPr>
          <w:trHeight w:val="277"/>
          <w:jc w:val="center"/>
        </w:trPr>
        <w:tc>
          <w:tcPr>
            <w:tcW w:w="1800" w:type="dxa"/>
          </w:tcPr>
          <w:p w14:paraId="4FAA92A4" w14:textId="77777777" w:rsidR="000710F5" w:rsidRPr="003935D6" w:rsidRDefault="000710F5" w:rsidP="000710F5">
            <w:pPr>
              <w:pStyle w:val="table"/>
              <w:ind w:left="157" w:hanging="157"/>
              <w:jc w:val="left"/>
              <w:rPr>
                <w:lang w:val="en-US"/>
              </w:rPr>
            </w:pPr>
            <w:r w:rsidRPr="003935D6">
              <w:rPr>
                <w:lang w:val="en-US"/>
              </w:rPr>
              <w:t>Design</w:t>
            </w:r>
          </w:p>
        </w:tc>
        <w:tc>
          <w:tcPr>
            <w:tcW w:w="3591" w:type="dxa"/>
          </w:tcPr>
          <w:p w14:paraId="5DC88B32" w14:textId="728BDC74" w:rsidR="000710F5" w:rsidRPr="003935D6" w:rsidRDefault="000710F5" w:rsidP="000710F5">
            <w:pPr>
              <w:pStyle w:val="table"/>
              <w:ind w:firstLine="0"/>
              <w:jc w:val="left"/>
              <w:rPr>
                <w:lang w:val="en-US"/>
              </w:rPr>
            </w:pPr>
            <w:r w:rsidRPr="003935D6">
              <w:rPr>
                <w:lang w:val="en-US"/>
              </w:rPr>
              <w:t>Quasi-experiment</w:t>
            </w:r>
          </w:p>
        </w:tc>
        <w:tc>
          <w:tcPr>
            <w:tcW w:w="3867" w:type="dxa"/>
          </w:tcPr>
          <w:p w14:paraId="7190F366" w14:textId="155FA2D6" w:rsidR="000710F5" w:rsidRPr="003935D6" w:rsidRDefault="000710F5" w:rsidP="000710F5">
            <w:pPr>
              <w:pStyle w:val="table"/>
              <w:ind w:firstLine="0"/>
              <w:jc w:val="left"/>
              <w:rPr>
                <w:lang w:val="en-US"/>
              </w:rPr>
            </w:pPr>
            <w:r w:rsidRPr="003935D6">
              <w:rPr>
                <w:lang w:val="en-US"/>
              </w:rPr>
              <w:t>Laboratory analogue study</w:t>
            </w:r>
          </w:p>
        </w:tc>
      </w:tr>
      <w:tr w:rsidR="003A7A9A" w:rsidRPr="003935D6" w14:paraId="71A0029B" w14:textId="77777777" w:rsidTr="000710F5">
        <w:trPr>
          <w:trHeight w:val="277"/>
          <w:jc w:val="center"/>
        </w:trPr>
        <w:tc>
          <w:tcPr>
            <w:tcW w:w="1800" w:type="dxa"/>
          </w:tcPr>
          <w:p w14:paraId="4E87AE7E" w14:textId="16EAF8FA" w:rsidR="003A7A9A" w:rsidRPr="003935D6" w:rsidRDefault="003A7A9A" w:rsidP="000710F5">
            <w:pPr>
              <w:pStyle w:val="table"/>
              <w:ind w:left="157" w:hanging="157"/>
              <w:jc w:val="left"/>
              <w:rPr>
                <w:lang w:val="en-US"/>
              </w:rPr>
            </w:pPr>
            <w:r>
              <w:rPr>
                <w:lang w:val="en-US"/>
              </w:rPr>
              <w:t>Randomization</w:t>
            </w:r>
          </w:p>
        </w:tc>
        <w:tc>
          <w:tcPr>
            <w:tcW w:w="3591" w:type="dxa"/>
          </w:tcPr>
          <w:p w14:paraId="463DE912" w14:textId="51A843EC" w:rsidR="003A7A9A" w:rsidRPr="003935D6" w:rsidRDefault="003A7A9A" w:rsidP="000710F5">
            <w:pPr>
              <w:pStyle w:val="table"/>
              <w:ind w:firstLine="0"/>
              <w:jc w:val="left"/>
              <w:rPr>
                <w:lang w:val="en-US"/>
              </w:rPr>
            </w:pPr>
            <w:r>
              <w:rPr>
                <w:lang w:val="en-US"/>
              </w:rPr>
              <w:t>No, assignment based on baseline severity</w:t>
            </w:r>
          </w:p>
        </w:tc>
        <w:tc>
          <w:tcPr>
            <w:tcW w:w="3867" w:type="dxa"/>
          </w:tcPr>
          <w:p w14:paraId="50233473" w14:textId="237D02E6" w:rsidR="003A7A9A" w:rsidRPr="003935D6" w:rsidRDefault="003A7A9A" w:rsidP="000710F5">
            <w:pPr>
              <w:pStyle w:val="table"/>
              <w:ind w:firstLine="0"/>
              <w:jc w:val="left"/>
              <w:rPr>
                <w:lang w:val="en-US"/>
              </w:rPr>
            </w:pPr>
            <w:r>
              <w:rPr>
                <w:lang w:val="en-US"/>
              </w:rPr>
              <w:t>Yes</w:t>
            </w:r>
          </w:p>
        </w:tc>
      </w:tr>
      <w:tr w:rsidR="003A7A9A" w:rsidRPr="003935D6" w14:paraId="0106E941" w14:textId="77777777" w:rsidTr="000710F5">
        <w:trPr>
          <w:trHeight w:val="277"/>
          <w:jc w:val="center"/>
        </w:trPr>
        <w:tc>
          <w:tcPr>
            <w:tcW w:w="1800" w:type="dxa"/>
          </w:tcPr>
          <w:p w14:paraId="7F3C5929" w14:textId="4B7B55FD" w:rsidR="003A7A9A" w:rsidRPr="003935D6" w:rsidRDefault="003A7A9A" w:rsidP="000710F5">
            <w:pPr>
              <w:pStyle w:val="table"/>
              <w:ind w:left="157" w:hanging="157"/>
              <w:jc w:val="left"/>
              <w:rPr>
                <w:lang w:val="en-US"/>
              </w:rPr>
            </w:pPr>
            <w:r>
              <w:rPr>
                <w:lang w:val="en-US"/>
              </w:rPr>
              <w:t>Control condition</w:t>
            </w:r>
          </w:p>
        </w:tc>
        <w:tc>
          <w:tcPr>
            <w:tcW w:w="3591" w:type="dxa"/>
          </w:tcPr>
          <w:p w14:paraId="49357E4B" w14:textId="4131B649" w:rsidR="003A7A9A" w:rsidRPr="003935D6" w:rsidRDefault="003A7A9A" w:rsidP="000710F5">
            <w:pPr>
              <w:pStyle w:val="table"/>
              <w:ind w:firstLine="0"/>
              <w:jc w:val="left"/>
              <w:rPr>
                <w:lang w:val="en-US"/>
              </w:rPr>
            </w:pPr>
            <w:r>
              <w:rPr>
                <w:lang w:val="en-US"/>
              </w:rPr>
              <w:t>No</w:t>
            </w:r>
          </w:p>
        </w:tc>
        <w:tc>
          <w:tcPr>
            <w:tcW w:w="3867" w:type="dxa"/>
          </w:tcPr>
          <w:p w14:paraId="243ADB97" w14:textId="28322252" w:rsidR="003A7A9A" w:rsidRPr="003935D6" w:rsidRDefault="003A7A9A" w:rsidP="000710F5">
            <w:pPr>
              <w:pStyle w:val="table"/>
              <w:ind w:firstLine="0"/>
              <w:jc w:val="left"/>
              <w:rPr>
                <w:lang w:val="en-US"/>
              </w:rPr>
            </w:pPr>
            <w:r>
              <w:rPr>
                <w:lang w:val="en-US"/>
              </w:rPr>
              <w:t>No</w:t>
            </w:r>
          </w:p>
        </w:tc>
      </w:tr>
      <w:tr w:rsidR="000710F5" w:rsidRPr="003935D6" w14:paraId="74B71AAC" w14:textId="77777777" w:rsidTr="000710F5">
        <w:trPr>
          <w:trHeight w:val="264"/>
          <w:jc w:val="center"/>
        </w:trPr>
        <w:tc>
          <w:tcPr>
            <w:tcW w:w="1800" w:type="dxa"/>
          </w:tcPr>
          <w:p w14:paraId="2046DE4C" w14:textId="42793C13" w:rsidR="000710F5" w:rsidRPr="003935D6" w:rsidRDefault="000710F5" w:rsidP="000710F5">
            <w:pPr>
              <w:pStyle w:val="table"/>
              <w:ind w:left="157" w:hanging="157"/>
              <w:jc w:val="left"/>
              <w:rPr>
                <w:lang w:val="en-US"/>
              </w:rPr>
            </w:pPr>
            <w:r w:rsidRPr="003935D6">
              <w:rPr>
                <w:lang w:val="en-US"/>
              </w:rPr>
              <w:t xml:space="preserve">Distress induction </w:t>
            </w:r>
          </w:p>
        </w:tc>
        <w:tc>
          <w:tcPr>
            <w:tcW w:w="3591" w:type="dxa"/>
          </w:tcPr>
          <w:p w14:paraId="59CAD356" w14:textId="77777777" w:rsidR="000710F5" w:rsidRPr="003935D6" w:rsidRDefault="000710F5" w:rsidP="000710F5">
            <w:pPr>
              <w:pStyle w:val="table"/>
              <w:ind w:firstLine="0"/>
              <w:jc w:val="left"/>
              <w:rPr>
                <w:lang w:val="en-US"/>
              </w:rPr>
            </w:pPr>
            <w:r w:rsidRPr="003935D6">
              <w:rPr>
                <w:lang w:val="en-US"/>
              </w:rPr>
              <w:t>No</w:t>
            </w:r>
          </w:p>
        </w:tc>
        <w:tc>
          <w:tcPr>
            <w:tcW w:w="3867" w:type="dxa"/>
          </w:tcPr>
          <w:p w14:paraId="551A8041" w14:textId="77777777" w:rsidR="000710F5" w:rsidRPr="003935D6" w:rsidRDefault="000710F5" w:rsidP="000710F5">
            <w:pPr>
              <w:pStyle w:val="table"/>
              <w:ind w:firstLine="0"/>
              <w:jc w:val="left"/>
              <w:rPr>
                <w:lang w:val="en-US"/>
              </w:rPr>
            </w:pPr>
            <w:r w:rsidRPr="003935D6">
              <w:rPr>
                <w:lang w:val="en-US"/>
              </w:rPr>
              <w:t>Yes</w:t>
            </w:r>
          </w:p>
        </w:tc>
      </w:tr>
      <w:tr w:rsidR="000710F5" w:rsidRPr="003935D6" w14:paraId="2609850E" w14:textId="77777777" w:rsidTr="000710F5">
        <w:trPr>
          <w:trHeight w:val="277"/>
          <w:jc w:val="center"/>
        </w:trPr>
        <w:tc>
          <w:tcPr>
            <w:tcW w:w="1800" w:type="dxa"/>
          </w:tcPr>
          <w:p w14:paraId="27269075" w14:textId="77777777" w:rsidR="000710F5" w:rsidRPr="003935D6" w:rsidRDefault="000710F5" w:rsidP="000710F5">
            <w:pPr>
              <w:pStyle w:val="table"/>
              <w:ind w:left="157" w:hanging="157"/>
              <w:jc w:val="left"/>
              <w:rPr>
                <w:lang w:val="en-US"/>
              </w:rPr>
            </w:pPr>
            <w:r w:rsidRPr="003935D6">
              <w:rPr>
                <w:lang w:val="en-US"/>
              </w:rPr>
              <w:t>Timepoints</w:t>
            </w:r>
          </w:p>
        </w:tc>
        <w:tc>
          <w:tcPr>
            <w:tcW w:w="3591" w:type="dxa"/>
          </w:tcPr>
          <w:p w14:paraId="0D809E6A" w14:textId="686EF10D" w:rsidR="000710F5" w:rsidRPr="003935D6" w:rsidRDefault="000710F5" w:rsidP="000710F5">
            <w:pPr>
              <w:pStyle w:val="table"/>
              <w:ind w:firstLine="0"/>
              <w:jc w:val="left"/>
              <w:rPr>
                <w:lang w:val="en-US"/>
              </w:rPr>
            </w:pPr>
            <w:r w:rsidRPr="003935D6">
              <w:rPr>
                <w:lang w:val="en-US"/>
              </w:rPr>
              <w:t>5 therapy sessions over 4 months</w:t>
            </w:r>
          </w:p>
        </w:tc>
        <w:tc>
          <w:tcPr>
            <w:tcW w:w="3867" w:type="dxa"/>
          </w:tcPr>
          <w:p w14:paraId="1A4A0E0B" w14:textId="6377A561" w:rsidR="000710F5" w:rsidRPr="003935D6" w:rsidRDefault="000710F5" w:rsidP="000710F5">
            <w:pPr>
              <w:pStyle w:val="table"/>
              <w:ind w:firstLine="0"/>
              <w:jc w:val="left"/>
              <w:rPr>
                <w:lang w:val="en-US"/>
              </w:rPr>
            </w:pPr>
            <w:r w:rsidRPr="003935D6">
              <w:rPr>
                <w:lang w:val="en-US"/>
              </w:rPr>
              <w:t>Single experimental session</w:t>
            </w:r>
          </w:p>
        </w:tc>
      </w:tr>
      <w:tr w:rsidR="000710F5" w:rsidRPr="003935D6" w14:paraId="423F488E" w14:textId="77777777" w:rsidTr="000710F5">
        <w:trPr>
          <w:trHeight w:val="277"/>
          <w:jc w:val="center"/>
        </w:trPr>
        <w:tc>
          <w:tcPr>
            <w:tcW w:w="1800" w:type="dxa"/>
          </w:tcPr>
          <w:p w14:paraId="632C1B5B" w14:textId="72EC6C8F" w:rsidR="000710F5" w:rsidRPr="003935D6" w:rsidRDefault="000710F5" w:rsidP="000710F5">
            <w:pPr>
              <w:pStyle w:val="table"/>
              <w:ind w:left="157" w:hanging="157"/>
              <w:jc w:val="left"/>
              <w:rPr>
                <w:lang w:val="en-US"/>
              </w:rPr>
            </w:pPr>
            <w:r w:rsidRPr="003935D6">
              <w:rPr>
                <w:lang w:val="en-US"/>
              </w:rPr>
              <w:t>Follow up period</w:t>
            </w:r>
          </w:p>
        </w:tc>
        <w:tc>
          <w:tcPr>
            <w:tcW w:w="3591" w:type="dxa"/>
          </w:tcPr>
          <w:p w14:paraId="2E224FF2" w14:textId="2CED5162" w:rsidR="000710F5" w:rsidRPr="003935D6" w:rsidRDefault="000710F5" w:rsidP="000710F5">
            <w:pPr>
              <w:pStyle w:val="table"/>
              <w:ind w:firstLine="0"/>
              <w:jc w:val="left"/>
              <w:rPr>
                <w:lang w:val="en-US"/>
              </w:rPr>
            </w:pPr>
            <w:r w:rsidRPr="003935D6">
              <w:rPr>
                <w:lang w:val="en-US"/>
              </w:rPr>
              <w:t>2 weeks and 4 months</w:t>
            </w:r>
          </w:p>
        </w:tc>
        <w:tc>
          <w:tcPr>
            <w:tcW w:w="3867" w:type="dxa"/>
          </w:tcPr>
          <w:p w14:paraId="7561C13D" w14:textId="17EE4320" w:rsidR="000710F5" w:rsidRPr="003935D6" w:rsidRDefault="000710F5" w:rsidP="000710F5">
            <w:pPr>
              <w:pStyle w:val="table"/>
              <w:ind w:firstLine="0"/>
              <w:jc w:val="left"/>
              <w:rPr>
                <w:lang w:val="en-US"/>
              </w:rPr>
            </w:pPr>
            <w:r w:rsidRPr="003935D6">
              <w:rPr>
                <w:lang w:val="en-US"/>
              </w:rPr>
              <w:t>Single experimental session</w:t>
            </w:r>
          </w:p>
        </w:tc>
      </w:tr>
      <w:tr w:rsidR="000710F5" w:rsidRPr="003935D6" w14:paraId="7D6375D4" w14:textId="77777777" w:rsidTr="000710F5">
        <w:trPr>
          <w:trHeight w:val="277"/>
          <w:jc w:val="center"/>
        </w:trPr>
        <w:tc>
          <w:tcPr>
            <w:tcW w:w="1800" w:type="dxa"/>
          </w:tcPr>
          <w:p w14:paraId="56422162" w14:textId="77777777" w:rsidR="000710F5" w:rsidRPr="003935D6" w:rsidRDefault="000710F5" w:rsidP="000710F5">
            <w:pPr>
              <w:pStyle w:val="table"/>
              <w:ind w:left="157" w:hanging="157"/>
              <w:jc w:val="left"/>
              <w:rPr>
                <w:lang w:val="en-US"/>
              </w:rPr>
            </w:pPr>
            <w:r w:rsidRPr="003935D6">
              <w:rPr>
                <w:lang w:val="en-US"/>
              </w:rPr>
              <w:t>Outcome variables</w:t>
            </w:r>
          </w:p>
        </w:tc>
        <w:tc>
          <w:tcPr>
            <w:tcW w:w="3591" w:type="dxa"/>
          </w:tcPr>
          <w:p w14:paraId="723E4914" w14:textId="77777777" w:rsidR="000710F5" w:rsidRPr="003935D6" w:rsidRDefault="000710F5" w:rsidP="000710F5">
            <w:pPr>
              <w:pStyle w:val="table"/>
              <w:ind w:firstLine="0"/>
              <w:jc w:val="left"/>
              <w:rPr>
                <w:lang w:val="en-US"/>
              </w:rPr>
            </w:pPr>
            <w:r w:rsidRPr="003935D6">
              <w:rPr>
                <w:lang w:val="en-US"/>
              </w:rPr>
              <w:t>Spanish Avoidance and Fusion Questionnaire (AFQ-S)</w:t>
            </w:r>
          </w:p>
          <w:p w14:paraId="5A86678B" w14:textId="77777777" w:rsidR="000710F5" w:rsidRPr="003935D6" w:rsidRDefault="000710F5" w:rsidP="000710F5">
            <w:pPr>
              <w:pStyle w:val="table"/>
              <w:ind w:firstLine="0"/>
              <w:jc w:val="left"/>
              <w:rPr>
                <w:lang w:val="en-US"/>
              </w:rPr>
            </w:pPr>
            <w:r w:rsidRPr="003935D6">
              <w:rPr>
                <w:lang w:val="en-US"/>
              </w:rPr>
              <w:t>Accepting without Judgment Scale of the Kentucky Inventory of Mindfulness Skills (KIMS)</w:t>
            </w:r>
          </w:p>
          <w:p w14:paraId="76690D90" w14:textId="3C3BC0BA" w:rsidR="000710F5" w:rsidRPr="003935D6" w:rsidRDefault="000710F5" w:rsidP="000710F5">
            <w:pPr>
              <w:pStyle w:val="table"/>
              <w:ind w:firstLine="0"/>
              <w:jc w:val="left"/>
              <w:rPr>
                <w:lang w:val="en-US"/>
              </w:rPr>
            </w:pPr>
            <w:r w:rsidRPr="003935D6">
              <w:rPr>
                <w:lang w:val="en-US"/>
              </w:rPr>
              <w:t>Impulsive Behavior Inventory (IBI)</w:t>
            </w:r>
            <w:del w:id="115" w:author="ian hussey" w:date="2026-06-15T18:14:00Z" w16du:dateUtc="2026-06-15T16:14:00Z">
              <w:r w:rsidRPr="003935D6" w:rsidDel="00872B6F">
                <w:rPr>
                  <w:lang w:val="en-US"/>
                </w:rPr>
                <w:delText>*</w:delText>
              </w:r>
            </w:del>
          </w:p>
          <w:p w14:paraId="373A5070" w14:textId="5B5D86F8" w:rsidR="000710F5" w:rsidRPr="003935D6" w:rsidRDefault="000710F5" w:rsidP="000710F5">
            <w:pPr>
              <w:pStyle w:val="table"/>
              <w:ind w:firstLine="0"/>
              <w:jc w:val="left"/>
              <w:rPr>
                <w:lang w:val="en-US"/>
              </w:rPr>
            </w:pPr>
            <w:r w:rsidRPr="003935D6">
              <w:rPr>
                <w:lang w:val="en-US"/>
              </w:rPr>
              <w:t>Emotional Behavior Inventory (EBI)</w:t>
            </w:r>
            <w:del w:id="116" w:author="ian hussey" w:date="2026-06-15T18:14:00Z" w16du:dateUtc="2026-06-15T16:14:00Z">
              <w:r w:rsidRPr="003935D6" w:rsidDel="00872B6F">
                <w:rPr>
                  <w:lang w:val="en-US"/>
                </w:rPr>
                <w:delText>*</w:delText>
              </w:r>
            </w:del>
          </w:p>
        </w:tc>
        <w:tc>
          <w:tcPr>
            <w:tcW w:w="3867" w:type="dxa"/>
          </w:tcPr>
          <w:p w14:paraId="0881FA14" w14:textId="38F212AC" w:rsidR="000710F5" w:rsidRPr="003935D6" w:rsidRDefault="000710F5" w:rsidP="000710F5">
            <w:pPr>
              <w:pStyle w:val="table"/>
              <w:ind w:firstLine="0"/>
              <w:jc w:val="left"/>
              <w:rPr>
                <w:lang w:val="en-US"/>
              </w:rPr>
            </w:pPr>
            <w:r w:rsidRPr="003935D6">
              <w:rPr>
                <w:lang w:val="en-US"/>
              </w:rPr>
              <w:t>Single-item Visual Analogue Scales for discomfort, anxiety, and stress</w:t>
            </w:r>
            <w:r w:rsidR="00C82A54">
              <w:rPr>
                <w:lang w:val="en-US"/>
              </w:rPr>
              <w:t xml:space="preserve"> (a</w:t>
            </w:r>
            <w:r w:rsidR="00C82A54" w:rsidRPr="003935D6">
              <w:rPr>
                <w:lang w:val="en-US"/>
              </w:rPr>
              <w:t>d hoc measures created for the study</w:t>
            </w:r>
            <w:r w:rsidR="00C82A54">
              <w:rPr>
                <w:lang w:val="en-US"/>
              </w:rPr>
              <w:t>)</w:t>
            </w:r>
          </w:p>
        </w:tc>
      </w:tr>
      <w:tr w:rsidR="000710F5" w:rsidRPr="003935D6" w14:paraId="16FDFF26" w14:textId="77777777" w:rsidTr="000710F5">
        <w:trPr>
          <w:trHeight w:val="277"/>
          <w:jc w:val="center"/>
        </w:trPr>
        <w:tc>
          <w:tcPr>
            <w:tcW w:w="1800" w:type="dxa"/>
            <w:tcBorders>
              <w:bottom w:val="single" w:sz="4" w:space="0" w:color="auto"/>
            </w:tcBorders>
          </w:tcPr>
          <w:p w14:paraId="6BAC386E" w14:textId="3938628B" w:rsidR="000710F5" w:rsidRPr="003935D6" w:rsidRDefault="000710F5" w:rsidP="000710F5">
            <w:pPr>
              <w:pStyle w:val="table"/>
              <w:ind w:left="157" w:hanging="157"/>
              <w:jc w:val="left"/>
              <w:rPr>
                <w:lang w:val="en-US"/>
              </w:rPr>
            </w:pPr>
            <w:r w:rsidRPr="003935D6">
              <w:rPr>
                <w:lang w:val="en-US"/>
              </w:rPr>
              <w:t>Primary analysis</w:t>
            </w:r>
          </w:p>
        </w:tc>
        <w:tc>
          <w:tcPr>
            <w:tcW w:w="3591" w:type="dxa"/>
            <w:tcBorders>
              <w:bottom w:val="single" w:sz="4" w:space="0" w:color="auto"/>
            </w:tcBorders>
          </w:tcPr>
          <w:p w14:paraId="48FDBBE3" w14:textId="0DF2B670" w:rsidR="000710F5" w:rsidRPr="003935D6" w:rsidRDefault="000710F5" w:rsidP="000710F5">
            <w:pPr>
              <w:pStyle w:val="table"/>
              <w:ind w:firstLine="0"/>
              <w:jc w:val="left"/>
              <w:rPr>
                <w:lang w:val="en-US"/>
              </w:rPr>
            </w:pPr>
            <w:r w:rsidRPr="003935D6">
              <w:rPr>
                <w:lang w:val="en-US"/>
              </w:rPr>
              <w:t xml:space="preserve">Mann-Whitney </w:t>
            </w:r>
            <w:r w:rsidRPr="003935D6">
              <w:rPr>
                <w:i/>
                <w:iCs/>
                <w:lang w:val="en-US"/>
              </w:rPr>
              <w:t>U</w:t>
            </w:r>
            <w:r w:rsidRPr="003935D6">
              <w:rPr>
                <w:lang w:val="en-US"/>
              </w:rPr>
              <w:t xml:space="preserve"> tests </w:t>
            </w:r>
          </w:p>
        </w:tc>
        <w:tc>
          <w:tcPr>
            <w:tcW w:w="3867" w:type="dxa"/>
            <w:tcBorders>
              <w:bottom w:val="single" w:sz="4" w:space="0" w:color="auto"/>
            </w:tcBorders>
          </w:tcPr>
          <w:p w14:paraId="491DCAE8" w14:textId="58D0E919" w:rsidR="000710F5" w:rsidRPr="003935D6" w:rsidRDefault="000710F5" w:rsidP="000710F5">
            <w:pPr>
              <w:pStyle w:val="table"/>
              <w:ind w:firstLine="0"/>
              <w:jc w:val="left"/>
              <w:rPr>
                <w:lang w:val="en-US"/>
              </w:rPr>
            </w:pPr>
            <w:r w:rsidRPr="003935D6">
              <w:rPr>
                <w:lang w:val="en-US"/>
              </w:rPr>
              <w:t>RM-ANOVA</w:t>
            </w:r>
            <w:r w:rsidR="007E1A69">
              <w:rPr>
                <w:lang w:val="en-US"/>
              </w:rPr>
              <w:t>s</w:t>
            </w:r>
          </w:p>
        </w:tc>
      </w:tr>
    </w:tbl>
    <w:p w14:paraId="6364E3D4" w14:textId="77777777" w:rsidR="005F5196" w:rsidRPr="003935D6" w:rsidRDefault="005F5196" w:rsidP="00AC347D">
      <w:pPr>
        <w:pStyle w:val="Heading2"/>
        <w:rPr>
          <w:lang w:val="en-US"/>
        </w:rPr>
        <w:sectPr w:rsidR="005F5196" w:rsidRPr="003935D6" w:rsidSect="005F5196">
          <w:type w:val="continuous"/>
          <w:pgSz w:w="11900" w:h="16840"/>
          <w:pgMar w:top="1440" w:right="1440" w:bottom="1440" w:left="1440" w:header="708" w:footer="708" w:gutter="0"/>
          <w:cols w:space="708"/>
          <w:docGrid w:linePitch="360"/>
        </w:sectPr>
      </w:pPr>
    </w:p>
    <w:p w14:paraId="404F97D5" w14:textId="7A9947F0" w:rsidR="006D1F1B" w:rsidRPr="003935D6" w:rsidRDefault="006D1F1B" w:rsidP="000F233C">
      <w:pPr>
        <w:pStyle w:val="Heading2"/>
        <w:rPr>
          <w:lang w:val="en-US"/>
        </w:rPr>
      </w:pPr>
      <w:r w:rsidRPr="003935D6">
        <w:rPr>
          <w:lang w:val="en-US"/>
        </w:rPr>
        <w:t>No control condition</w:t>
      </w:r>
    </w:p>
    <w:p w14:paraId="1225D521" w14:textId="645FB3C6" w:rsidR="005D46BD" w:rsidRDefault="005D46BD" w:rsidP="00127167">
      <w:pPr>
        <w:rPr>
          <w:ins w:id="117" w:author="ian hussey" w:date="2026-06-16T09:33:00Z" w16du:dateUtc="2026-06-16T07:33:00Z"/>
          <w:lang w:val="en-US"/>
        </w:rPr>
      </w:pPr>
      <w:r w:rsidRPr="003935D6">
        <w:rPr>
          <w:lang w:val="en-US"/>
        </w:rPr>
        <w:t xml:space="preserve">Both </w:t>
      </w:r>
      <w:r w:rsidR="00C95217" w:rsidRPr="003935D6">
        <w:rPr>
          <w:lang w:val="en-US"/>
        </w:rPr>
        <w:t xml:space="preserve">Foody et al. (2013) and Foody et al. (2015) </w:t>
      </w:r>
      <w:r w:rsidRPr="003935D6">
        <w:rPr>
          <w:lang w:val="en-US"/>
        </w:rPr>
        <w:t>are seriously undermined by the lack of a control condition</w:t>
      </w:r>
      <w:r w:rsidR="00511485" w:rsidRPr="003935D6">
        <w:rPr>
          <w:lang w:val="en-US"/>
        </w:rPr>
        <w:t xml:space="preserve"> that did not receive an intervention</w:t>
      </w:r>
      <w:r w:rsidRPr="003935D6">
        <w:rPr>
          <w:lang w:val="en-US"/>
        </w:rPr>
        <w:t xml:space="preserve">. </w:t>
      </w:r>
      <w:r w:rsidR="00541248" w:rsidRPr="003935D6">
        <w:rPr>
          <w:lang w:val="en-US"/>
        </w:rPr>
        <w:t xml:space="preserve">Control conditions are of course needed to determine </w:t>
      </w:r>
      <w:r w:rsidR="00090166">
        <w:rPr>
          <w:lang w:val="en-US"/>
        </w:rPr>
        <w:t>causality</w:t>
      </w:r>
      <w:r w:rsidR="00541248" w:rsidRPr="003935D6">
        <w:rPr>
          <w:lang w:val="en-US"/>
        </w:rPr>
        <w:t xml:space="preserve"> within an experimental approach. </w:t>
      </w:r>
      <w:r w:rsidR="00F87639" w:rsidRPr="003935D6">
        <w:rPr>
          <w:lang w:val="en-US"/>
        </w:rPr>
        <w:t>Even more than usual, however, t</w:t>
      </w:r>
      <w:r w:rsidR="00541248" w:rsidRPr="003935D6">
        <w:rPr>
          <w:lang w:val="en-US"/>
        </w:rPr>
        <w:t>he need for a control condition becomes especially obvious when stud</w:t>
      </w:r>
      <w:r w:rsidR="00F87639" w:rsidRPr="003935D6">
        <w:rPr>
          <w:lang w:val="en-US"/>
        </w:rPr>
        <w:t xml:space="preserve">ying effects that are due to short term manipulations of mood, as in Foody et al.’s work. Mood inductions tend to produce very </w:t>
      </w:r>
      <w:r w:rsidR="00B45749" w:rsidRPr="003935D6">
        <w:rPr>
          <w:lang w:val="en-US"/>
        </w:rPr>
        <w:t>short-lasting</w:t>
      </w:r>
      <w:r w:rsidR="00F87639" w:rsidRPr="003935D6">
        <w:rPr>
          <w:lang w:val="en-US"/>
        </w:rPr>
        <w:t xml:space="preserve"> effects, and mood tends to return to baseline levels within a very short period of time. As such, </w:t>
      </w:r>
      <w:r w:rsidR="00AD4557" w:rsidRPr="003935D6">
        <w:rPr>
          <w:lang w:val="en-US"/>
        </w:rPr>
        <w:t xml:space="preserve">in order to be able to differentiate between any change in mood due to the intervention vs. due to natural improvement over time, a negative control condition is needed (i.e., where participants are given no intervention). </w:t>
      </w:r>
    </w:p>
    <w:p w14:paraId="6C61C7CF" w14:textId="77777777" w:rsidR="004A27D5" w:rsidRDefault="004A27D5" w:rsidP="004A27D5">
      <w:pPr>
        <w:rPr>
          <w:lang w:val="en-US"/>
        </w:rPr>
      </w:pPr>
      <w:r w:rsidRPr="003935D6">
        <w:rPr>
          <w:lang w:val="en-US"/>
        </w:rPr>
        <w:t xml:space="preserve">This is not </w:t>
      </w:r>
      <w:r>
        <w:rPr>
          <w:lang w:val="en-US"/>
        </w:rPr>
        <w:t xml:space="preserve">a </w:t>
      </w:r>
      <w:r w:rsidRPr="003935D6">
        <w:rPr>
          <w:lang w:val="en-US"/>
        </w:rPr>
        <w:t xml:space="preserve">case of “hindsight is 20/20” or a post hoc call for rigor: the authors of Foody et al. (2013, 2015) developed their distress induction procedure from work that demonstrated this natural return to baseline levels over a short period of time (e.g., 2 minutes). In an article they published the previous year which compared versions of distress induction procedures, Foody et al. (2012) cited work by Rachman et al. </w:t>
      </w:r>
      <w:r w:rsidRPr="003935D6">
        <w:rPr>
          <w:lang w:val="en-US"/>
        </w:rPr>
        <w:fldChar w:fldCharType="begin"/>
      </w:r>
      <w:r w:rsidRPr="003935D6">
        <w:rPr>
          <w:lang w:val="en-US"/>
        </w:rPr>
        <w:instrText xml:space="preserve"> ADDIN ZOTERO_ITEM CSL_CITATION {"citationID":"09xkaTvc","properties":{"formattedCitation":"(1996)","plainCitation":"(1996)","noteIndex":0},"citationItems":[{"id":124,"uris":["http://zotero.org/users/1687755/items/MBL7TQAV"],"itemData":{"id":124,"type":"article-journal","container-title":"Behaviour Research and Therapy","DOI":"10.1016/S0005-7967(96)00051-4","ISSN":"00057967","issue":"11-12","journalAbbreviation":"Behaviour Research and Therapy","language":"en","page":"889-898","source":"DOI.org (Crossref)","title":"How to remain neutral: An experimental analysis of neutralization","title-short":"How to remain neutral","volume":"34","author":[{"family":"Rachman","given":"S."},{"family":"Shafran","given":"R."},{"family":"Mitchell","given":"D."},{"family":"Trant","given":"J."},{"family":"Teachman","given":"B."}],"issued":{"date-parts":[["1996",11]]}},"label":"page","suppress-author":true}],"schema":"https://github.com/citation-style-language/schema/raw/master/csl-citation.json"} </w:instrText>
      </w:r>
      <w:r w:rsidRPr="003935D6">
        <w:rPr>
          <w:lang w:val="en-US"/>
        </w:rPr>
        <w:fldChar w:fldCharType="separate"/>
      </w:r>
      <w:r w:rsidRPr="003935D6">
        <w:rPr>
          <w:lang w:val="en-US"/>
        </w:rPr>
        <w:t>(1996)</w:t>
      </w:r>
      <w:r w:rsidRPr="003935D6">
        <w:rPr>
          <w:lang w:val="en-US"/>
        </w:rPr>
        <w:fldChar w:fldCharType="end"/>
      </w:r>
      <w:r w:rsidRPr="003935D6">
        <w:rPr>
          <w:lang w:val="en-US"/>
        </w:rPr>
        <w:t xml:space="preserve"> and van den Hout et al. </w:t>
      </w:r>
      <w:r w:rsidRPr="003935D6">
        <w:rPr>
          <w:lang w:val="en-US"/>
        </w:rPr>
        <w:fldChar w:fldCharType="begin"/>
      </w:r>
      <w:r w:rsidRPr="003935D6">
        <w:rPr>
          <w:lang w:val="en-US"/>
        </w:rPr>
        <w:instrText xml:space="preserve"> ADDIN ZOTERO_ITEM CSL_CITATION {"citationID":"SRDcjNYt","properties":{"formattedCitation":"(2002)","plainCitation":"(2002)","noteIndex":0},"citationItems":[{"id":123,"uris":["http://zotero.org/users/1687755/items/X8W2IVGH"],"itemData":{"id":123,"type":"article-journal","abstract":"Building on two earlier experiments (Behav. Res. Ther. 34 (1996) 889; 39 (2001) 1439) the present study investigated the effects of neutralizing the consequences of an obsession-like thought in healthy participants. Just like in the earlier studies, writing out and thinking over such a thought generated anxiety. After this provocation, 40 of the 120 participants were instructed to neutralize the effects of the thought for 2 min, 40 participants did not receive a particular instruction, and the remaining 40 participants were instructed to do mental arithmetic aloud so as to prevent ‘‘spontaneous’’ attempts at neutralizing the thought. The no instruction group reported that they neutralized (spontaneously) to the same degree as the group that was instructed to neutralize. Within 2 min, anxiety decreased to near base line levels and there were no differences between the three conditions. When the groups were asked to bring the obsession-like thought back to consciousness again, anxiety increased slightly. Yet, contrary to expectation, this increase in anxiety did not discriminate the ‘‘neutralization prevention’’ group from the other two groups. Limitations of the paradigm as a model for clinical obsessions are discussed.","container-title":"Journal of Behavior Therapy and Experimental Psychiatry","DOI":"10.1016/S0005-7916(02)00048-4","ISSN":"00057916","issue":"3-4","journalAbbreviation":"Journal of Behavior Therapy and Experimental Psychiatry","language":"en","page":"177-189","source":"DOI.org (Crossref)","title":"Instructed neutralization, spontaneous neutralization and prevented neutralization after an obsession-like thought","volume":"33","author":[{"family":"Hout","given":"Marcel","non-dropping-particle":"van den"},{"family":"Kindt","given":"Merel"},{"family":"Weiland","given":"Titia"},{"family":"Peters","given":"Madelon"}],"issued":{"date-parts":[["2002",9]]}},"label":"page","suppress-author":true}],"schema":"https://github.com/citation-style-language/schema/raw/master/csl-citation.json"} </w:instrText>
      </w:r>
      <w:r w:rsidRPr="003935D6">
        <w:rPr>
          <w:lang w:val="en-US"/>
        </w:rPr>
        <w:fldChar w:fldCharType="separate"/>
      </w:r>
      <w:r w:rsidRPr="003935D6">
        <w:rPr>
          <w:lang w:val="en-US"/>
        </w:rPr>
        <w:t>(2002)</w:t>
      </w:r>
      <w:r w:rsidRPr="003935D6">
        <w:rPr>
          <w:lang w:val="en-US"/>
        </w:rPr>
        <w:fldChar w:fldCharType="end"/>
      </w:r>
      <w:r w:rsidRPr="003935D6">
        <w:rPr>
          <w:lang w:val="en-US"/>
        </w:rPr>
        <w:t xml:space="preserve">. Like both Foody et al. (2013) and Foody et al. </w:t>
      </w:r>
      <w:r w:rsidRPr="003935D6">
        <w:rPr>
          <w:lang w:val="en-US"/>
        </w:rPr>
        <w:fldChar w:fldCharType="begin"/>
      </w:r>
      <w:r>
        <w:rPr>
          <w:lang w:val="en-US"/>
        </w:rPr>
        <w:instrText xml:space="preserve"> ADDIN ZOTERO_ITEM CSL_CITATION {"citationID":"h7A28NLC","properties":{"formattedCitation":"(2015)","plainCitation":"(2015)","noteIndex":0},"citationItems":[{"id":29185,"uris":["http://zotero.org/users/1687755/items/9SN67C4H"],"itemData":{"id":29185,"type":"article-journal","abstract":"Recent empirical studies have emerged within the acceptance and commitment therapy (ACT) literature that demonstrate the utility for considering relational frame theory when designing and developing therapeutic interventions. The current study investigated distinction and hierarchical relations when targeted specifically in a self as context exercise. Participants were also exposed to a practice interval placed between two presentations of a distress-induction task, to determine potentially lasting impacts of the interventions. A second aspect of the research examined the extent to which a focus on the self (as opposed to focusing on a hypothetical object) played a role in the outcomes. We hypothesized that the self-based hierarchical relations intervention would be the most effective in terms of distress reduction (e.g., discomfort). This prediction was somewhat supported as statistical analysis demonstrated that both hierarchical conditions (self and object) showed superiority in terms of stress reduction compared to both distinction conditions. These results are discussed with regard to previous translational research between RFT and ACT.","container-title":"The Psychological Record","DOI":"10.1007/s40732-014-0103-2","ISSN":"2163-3452","issue":"2","language":"En","license":"2014 Association for Behavior Analysis International","page":"231-243","publisher":"Springer","source":"link.springer.com","title":"An Empirical Investigation of the Role of Self, Hierarchy, and Distinction in a Common Act Exercise","volume":"65","author":[{"family":"Foody","given":"Mairéad"},{"family":"Barnes-Holmes","given":"Yvonne"},{"family":"Barnes-Holmes","given":"Dermot"},{"family":"Rai","given":"Laura"},{"family":"Luciano","given":"Carmen"}],"issued":{"date-parts":[["2015"]]}},"label":"page","suppress-author":true}],"schema":"https://github.com/citation-style-language/schema/raw/master/csl-citation.json"} </w:instrText>
      </w:r>
      <w:r w:rsidRPr="003935D6">
        <w:rPr>
          <w:lang w:val="en-US"/>
        </w:rPr>
        <w:fldChar w:fldCharType="separate"/>
      </w:r>
      <w:r w:rsidRPr="003935D6">
        <w:rPr>
          <w:lang w:val="en-US"/>
        </w:rPr>
        <w:t>(2015)</w:t>
      </w:r>
      <w:r w:rsidRPr="003935D6">
        <w:rPr>
          <w:lang w:val="en-US"/>
        </w:rPr>
        <w:fldChar w:fldCharType="end"/>
      </w:r>
      <w:r w:rsidRPr="003935D6">
        <w:rPr>
          <w:lang w:val="en-US"/>
        </w:rPr>
        <w:t xml:space="preserve">, these studies recorded anxiety scores using a Visual Analogue Scale, and measured affect at baseline and after a distress induction procedure. However, they also included no-intervention conditions to study the natural recovery of baseline mood. Both studies demonstrated that mood returned to baseline after a short delay (two minutes) in the absence of any intervention (Rachman et al., </w:t>
      </w:r>
      <w:r w:rsidRPr="003935D6">
        <w:rPr>
          <w:lang w:val="en-US"/>
        </w:rPr>
        <w:t xml:space="preserve">1996: Hedges’ </w:t>
      </w:r>
      <m:oMath>
        <m:sSub>
          <m:sSubPr>
            <m:ctrlPr>
              <w:ins w:id="118" w:author="ian hussey" w:date="2026-06-16T10:38:00Z" w16du:dateUtc="2026-06-16T08:38:00Z">
                <w:rPr>
                  <w:rFonts w:ascii="Cambria Math" w:hAnsi="Cambria Math"/>
                  <w:i/>
                  <w:lang w:val="en-US"/>
                </w:rPr>
              </w:ins>
            </m:ctrlPr>
          </m:sSubPr>
          <m:e>
            <m:r>
              <w:rPr>
                <w:rFonts w:ascii="Cambria Math" w:hAnsi="Cambria Math"/>
                <w:lang w:val="en-US"/>
              </w:rPr>
              <m:t>g</m:t>
            </m:r>
          </m:e>
          <m:sub>
            <m:r>
              <w:rPr>
                <w:rFonts w:ascii="Cambria Math" w:hAnsi="Cambria Math"/>
                <w:lang w:val="en-US"/>
              </w:rPr>
              <m:t>s</m:t>
            </m:r>
          </m:sub>
        </m:sSub>
      </m:oMath>
      <w:r w:rsidRPr="003935D6">
        <w:rPr>
          <w:lang w:val="en-US"/>
        </w:rPr>
        <w:t xml:space="preserve"> = 3.24, 95% CI [2.51, 3.97]; van den Hout et al., 2002: </w:t>
      </w:r>
      <m:oMath>
        <m:sSub>
          <m:sSubPr>
            <m:ctrlPr>
              <w:ins w:id="119" w:author="ian hussey" w:date="2026-06-16T10:38:00Z" w16du:dateUtc="2026-06-16T08:38:00Z">
                <w:rPr>
                  <w:rFonts w:ascii="Cambria Math" w:hAnsi="Cambria Math"/>
                  <w:i/>
                  <w:lang w:val="en-US"/>
                </w:rPr>
              </w:ins>
            </m:ctrlPr>
          </m:sSubPr>
          <m:e>
            <m:r>
              <w:rPr>
                <w:rFonts w:ascii="Cambria Math" w:hAnsi="Cambria Math"/>
                <w:lang w:val="en-US"/>
              </w:rPr>
              <m:t>g</m:t>
            </m:r>
          </m:e>
          <m:sub>
            <m:r>
              <w:rPr>
                <w:rFonts w:ascii="Cambria Math" w:hAnsi="Cambria Math"/>
                <w:lang w:val="en-US"/>
              </w:rPr>
              <m:t>s</m:t>
            </m:r>
          </m:sub>
        </m:sSub>
      </m:oMath>
      <w:r w:rsidRPr="003935D6">
        <w:rPr>
          <w:lang w:val="en-US"/>
        </w:rPr>
        <w:t xml:space="preserve"> = 1.17, 95% CI [0.69, 1.64]). I extracted the summary statistics from Rachman et al. (1996) and van den Hout et al. (2002) and present them in Figure 1. </w:t>
      </w:r>
    </w:p>
    <w:p w14:paraId="3FAE8909" w14:textId="77777777" w:rsidR="004A27D5" w:rsidRDefault="004A27D5" w:rsidP="004A27D5">
      <w:pPr>
        <w:rPr>
          <w:lang w:val="en-US"/>
        </w:rPr>
      </w:pPr>
    </w:p>
    <w:p w14:paraId="15FE8C94" w14:textId="77777777" w:rsidR="004A27D5" w:rsidRPr="00DF7542" w:rsidRDefault="004A27D5" w:rsidP="004A27D5">
      <w:pPr>
        <w:ind w:firstLine="0"/>
        <w:jc w:val="left"/>
      </w:pPr>
      <w:r w:rsidRPr="00E00198">
        <w:rPr>
          <w:b/>
          <w:bCs/>
        </w:rPr>
        <w:t>Figure 1.</w:t>
      </w:r>
      <w:r w:rsidRPr="00DF7542">
        <w:t xml:space="preserve"> Results from no-intervention negative control conditions reported in previous distress induction studies. Points represent means, error bars represent 95% Confidence Intervals.</w:t>
      </w:r>
    </w:p>
    <w:p w14:paraId="6163CC60" w14:textId="77777777" w:rsidR="004A27D5" w:rsidRPr="003935D6" w:rsidRDefault="004A27D5" w:rsidP="004A27D5">
      <w:pPr>
        <w:pStyle w:val="figureandtabletitle"/>
      </w:pPr>
      <w:r w:rsidRPr="003935D6">
        <w:rPr>
          <w:noProof/>
        </w:rPr>
        <w:drawing>
          <wp:inline distT="0" distB="0" distL="0" distR="0" wp14:anchorId="4CA46B12" wp14:editId="5AAC7677">
            <wp:extent cx="2419109" cy="1926545"/>
            <wp:effectExtent l="0" t="0" r="0" b="4445"/>
            <wp:docPr id="130098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5809" name="Picture 366375809"/>
                    <pic:cNvPicPr/>
                  </pic:nvPicPr>
                  <pic:blipFill rotWithShape="1">
                    <a:blip r:embed="rId9"/>
                    <a:srcRect r="49773"/>
                    <a:stretch/>
                  </pic:blipFill>
                  <pic:spPr bwMode="auto">
                    <a:xfrm>
                      <a:off x="0" y="0"/>
                      <a:ext cx="2483778" cy="1978047"/>
                    </a:xfrm>
                    <a:prstGeom prst="rect">
                      <a:avLst/>
                    </a:prstGeom>
                    <a:ln>
                      <a:noFill/>
                    </a:ln>
                    <a:extLst>
                      <a:ext uri="{53640926-AAD7-44D8-BBD7-CCE9431645EC}">
                        <a14:shadowObscured xmlns:a14="http://schemas.microsoft.com/office/drawing/2010/main"/>
                      </a:ext>
                    </a:extLst>
                  </pic:spPr>
                </pic:pic>
              </a:graphicData>
            </a:graphic>
          </wp:inline>
        </w:drawing>
      </w:r>
    </w:p>
    <w:p w14:paraId="7A4340D7" w14:textId="77777777" w:rsidR="004A27D5" w:rsidRDefault="004A27D5" w:rsidP="00DD5DF3">
      <w:pPr>
        <w:ind w:firstLine="0"/>
        <w:rPr>
          <w:lang w:val="en-US"/>
        </w:rPr>
      </w:pPr>
    </w:p>
    <w:p w14:paraId="7A245957" w14:textId="5F92F5FD" w:rsidR="004A27D5" w:rsidRDefault="004A27D5" w:rsidP="00DD5DF3">
      <w:pPr>
        <w:rPr>
          <w:ins w:id="120" w:author="ian hussey" w:date="2026-06-16T09:33:00Z" w16du:dateUtc="2026-06-16T07:33:00Z"/>
          <w:b/>
          <w:bCs/>
          <w:lang w:val="en-US"/>
        </w:rPr>
      </w:pPr>
      <w:r w:rsidRPr="003935D6">
        <w:rPr>
          <w:lang w:val="en-US"/>
        </w:rPr>
        <w:t>Note the pattern of effect across timepoints can be seen: participants demonstrate low anxiety</w:t>
      </w:r>
      <w:r>
        <w:rPr>
          <w:lang w:val="en-US"/>
        </w:rPr>
        <w:t xml:space="preserve"> </w:t>
      </w:r>
      <w:r w:rsidRPr="003935D6">
        <w:rPr>
          <w:lang w:val="en-US"/>
        </w:rPr>
        <w:t>a</w:t>
      </w:r>
      <w:r>
        <w:rPr>
          <w:lang w:val="en-US"/>
        </w:rPr>
        <w:t>t</w:t>
      </w:r>
      <w:r w:rsidRPr="003935D6">
        <w:rPr>
          <w:lang w:val="en-US"/>
        </w:rPr>
        <w:t xml:space="preserve"> baseline</w:t>
      </w:r>
      <w:r>
        <w:rPr>
          <w:lang w:val="en-US"/>
        </w:rPr>
        <w:t>;</w:t>
      </w:r>
      <w:r w:rsidRPr="003935D6">
        <w:rPr>
          <w:lang w:val="en-US"/>
        </w:rPr>
        <w:t xml:space="preserve"> </w:t>
      </w:r>
      <w:r>
        <w:rPr>
          <w:lang w:val="en-US"/>
        </w:rPr>
        <w:t>anxiety was</w:t>
      </w:r>
      <w:r w:rsidRPr="003935D6">
        <w:rPr>
          <w:lang w:val="en-US"/>
        </w:rPr>
        <w:t xml:space="preserve"> higher</w:t>
      </w:r>
      <w:r>
        <w:rPr>
          <w:lang w:val="en-US"/>
        </w:rPr>
        <w:t xml:space="preserve"> </w:t>
      </w:r>
      <w:r w:rsidRPr="003935D6">
        <w:rPr>
          <w:lang w:val="en-US"/>
        </w:rPr>
        <w:t>at postinduction, and at post</w:t>
      </w:r>
      <w:r>
        <w:rPr>
          <w:lang w:val="en-US"/>
        </w:rPr>
        <w:t>-</w:t>
      </w:r>
      <w:r w:rsidRPr="003935D6">
        <w:rPr>
          <w:lang w:val="en-US"/>
        </w:rPr>
        <w:t xml:space="preserve">delay it returns nearly to baseline. However, these two studies involved no intervention: the reduction in distress after the delay was spontaneous. Foody et al. (2013) did not include any such control condition where no intervention was provided, and did not discuss the highly plausible possibility that any reductions in distress after intervention were merely due to </w:t>
      </w:r>
      <w:r w:rsidRPr="003935D6">
        <w:rPr>
          <w:lang w:val="en-US"/>
        </w:rPr>
        <w:lastRenderedPageBreak/>
        <w:t xml:space="preserve">spontaneous recovery rather than due to their intervention. At the same time, it is plausible that Foody and colleagues were aware of this possibility given that they cited both Rachman et al. (1996) and van den Hout et al. (2002) in their earlier publication (Foody et al., 2012). As such, in the absence of a control condition, it would be erroneous to conclude from Foody et al.’s (2013, 2015) results that the interventions caused reductions in distress between timepoints. </w:t>
      </w:r>
    </w:p>
    <w:p w14:paraId="1916CC51" w14:textId="77777777" w:rsidR="00AA2BF5" w:rsidRPr="003935D6" w:rsidRDefault="00AA2BF5" w:rsidP="00AA2BF5">
      <w:pPr>
        <w:ind w:firstLine="0"/>
        <w:rPr>
          <w:lang w:val="en-US"/>
        </w:rPr>
      </w:pPr>
    </w:p>
    <w:p w14:paraId="68856BB9" w14:textId="77777777" w:rsidR="00960DF3" w:rsidRDefault="00960DF3" w:rsidP="002B127D">
      <w:pPr>
        <w:pStyle w:val="Heading2"/>
        <w:rPr>
          <w:ins w:id="121" w:author="ian hussey" w:date="2026-06-15T21:05:00Z" w16du:dateUtc="2026-06-15T19:05:00Z"/>
          <w:lang w:val="en-US"/>
        </w:rPr>
      </w:pPr>
      <w:r w:rsidRPr="003935D6">
        <w:rPr>
          <w:lang w:val="en-US"/>
        </w:rPr>
        <w:t xml:space="preserve">How to interpret the results </w:t>
      </w:r>
    </w:p>
    <w:p w14:paraId="068DB8C5" w14:textId="2C729652" w:rsidR="00F84504" w:rsidRPr="003935D6" w:rsidRDefault="00F84504" w:rsidP="00DD5DF3">
      <w:pPr>
        <w:rPr>
          <w:lang w:val="en-US"/>
        </w:rPr>
      </w:pPr>
      <w:ins w:id="122" w:author="ian hussey" w:date="2026-06-15T21:05:00Z" w16du:dateUtc="2026-06-15T19:05:00Z">
        <w:r>
          <w:rPr>
            <w:lang w:val="en-US"/>
          </w:rPr>
          <w:t xml:space="preserve">Note that, for brevity, I report only the original articles’ </w:t>
        </w:r>
        <w:r w:rsidRPr="00E00198">
          <w:rPr>
            <w:i/>
            <w:iCs/>
            <w:lang w:val="en-US"/>
          </w:rPr>
          <w:t>p</w:t>
        </w:r>
        <w:r>
          <w:rPr>
            <w:lang w:val="en-US"/>
          </w:rPr>
          <w:t xml:space="preserve"> values throughout the current article. Full test statistics extracted from the original articles are available in the Supplementary Materials (</w:t>
        </w:r>
      </w:ins>
      <w:ins w:id="123" w:author="ian hussey" w:date="2026-06-16T10:21:00Z" w16du:dateUtc="2026-06-16T08:21:00Z">
        <w:r w:rsidR="00211352">
          <w:rPr>
            <w:lang w:val="en-US"/>
          </w:rPr>
          <w:fldChar w:fldCharType="begin"/>
        </w:r>
        <w:r w:rsidR="00211352">
          <w:rPr>
            <w:lang w:val="en-US"/>
          </w:rPr>
          <w:instrText>HYPERLINK "https://osf.io/6wz3p"</w:instrText>
        </w:r>
        <w:r w:rsidR="00211352">
          <w:rPr>
            <w:lang w:val="en-US"/>
          </w:rPr>
        </w:r>
        <w:r w:rsidR="00211352">
          <w:rPr>
            <w:lang w:val="en-US"/>
          </w:rPr>
          <w:fldChar w:fldCharType="separate"/>
        </w:r>
        <w:r w:rsidR="00211352">
          <w:rPr>
            <w:rStyle w:val="Hyperlink"/>
            <w:lang w:val="en-US"/>
          </w:rPr>
          <w:t>osf.io/6wz3p</w:t>
        </w:r>
        <w:r w:rsidR="00211352">
          <w:rPr>
            <w:lang w:val="en-US"/>
          </w:rPr>
          <w:fldChar w:fldCharType="end"/>
        </w:r>
      </w:ins>
      <w:ins w:id="124" w:author="ian hussey" w:date="2026-06-15T21:05:00Z" w16du:dateUtc="2026-06-15T19:05:00Z">
        <w:r>
          <w:rPr>
            <w:lang w:val="en-US"/>
          </w:rPr>
          <w:t>).</w:t>
        </w:r>
      </w:ins>
    </w:p>
    <w:p w14:paraId="6CEC9657" w14:textId="6E1AD8E0" w:rsidR="00CF19BA" w:rsidRPr="003935D6" w:rsidRDefault="00B21285" w:rsidP="00960DF3">
      <w:pPr>
        <w:pStyle w:val="Heading3"/>
        <w:rPr>
          <w:lang w:val="en-US"/>
        </w:rPr>
      </w:pPr>
      <w:r w:rsidRPr="003935D6">
        <w:rPr>
          <w:lang w:val="en-US"/>
        </w:rPr>
        <w:t>Original results represent weak support</w:t>
      </w:r>
    </w:p>
    <w:p w14:paraId="2EE80160" w14:textId="754BC46A" w:rsidR="00A57417" w:rsidRDefault="00CF19BA" w:rsidP="001F4469">
      <w:pPr>
        <w:rPr>
          <w:ins w:id="125" w:author="ian hussey" w:date="2026-06-15T20:34:00Z" w16du:dateUtc="2026-06-15T18:34:00Z"/>
          <w:lang w:val="en-US"/>
        </w:rPr>
      </w:pPr>
      <w:r w:rsidRPr="003935D6">
        <w:rPr>
          <w:rStyle w:val="highlight"/>
          <w:lang w:val="en-US"/>
        </w:rPr>
        <w:t xml:space="preserve">We can reasonably assume that these claims were based on the statistical significance of the interaction effects in </w:t>
      </w:r>
      <w:r w:rsidRPr="003935D6">
        <w:rPr>
          <w:lang w:val="en-US"/>
        </w:rPr>
        <w:t>three mixed within-between RM-ANOVAs that employed the outcome measures as dependent variables (in separate models), time point as within-subjects independent variable, and condition as between-groups independent variable (p. 381-382), as no other set of results in the article followed this pattern (i.e., of one significant result and two non-significant results between outcomes) or has the same degree of relevance to the claim. They reported that the interaction effects</w:t>
      </w:r>
      <w:r w:rsidRPr="003935D6">
        <w:rPr>
          <w:rStyle w:val="highlight"/>
          <w:lang w:val="en-US"/>
        </w:rPr>
        <w:t xml:space="preserve"> were significant for </w:t>
      </w:r>
      <w:r w:rsidRPr="003935D6">
        <w:rPr>
          <w:lang w:val="en-US"/>
        </w:rPr>
        <w:t>stress (“</w:t>
      </w:r>
      <w:r w:rsidRPr="003935D6">
        <w:rPr>
          <w:i/>
          <w:iCs/>
          <w:lang w:val="en-US"/>
        </w:rPr>
        <w:t>p</w:t>
      </w:r>
      <w:r w:rsidRPr="003935D6">
        <w:rPr>
          <w:lang w:val="en-US"/>
        </w:rPr>
        <w:t xml:space="preserve"> = .04”) but not discomfort (“</w:t>
      </w:r>
      <w:r w:rsidRPr="003935D6">
        <w:rPr>
          <w:i/>
          <w:iCs/>
          <w:lang w:val="en-US"/>
        </w:rPr>
        <w:t>p</w:t>
      </w:r>
      <w:r w:rsidRPr="003935D6">
        <w:rPr>
          <w:lang w:val="en-US"/>
        </w:rPr>
        <w:t xml:space="preserve"> = .45”) or anxiety (“</w:t>
      </w:r>
      <w:r w:rsidRPr="003935D6">
        <w:rPr>
          <w:i/>
          <w:iCs/>
          <w:lang w:val="en-US"/>
        </w:rPr>
        <w:t>p</w:t>
      </w:r>
      <w:r w:rsidRPr="003935D6">
        <w:rPr>
          <w:lang w:val="en-US"/>
        </w:rPr>
        <w:t xml:space="preserve"> = .33”; pp. 381-382). </w:t>
      </w:r>
    </w:p>
    <w:p w14:paraId="541372E9" w14:textId="29DFDA58" w:rsidR="00780FA0" w:rsidRDefault="001F4469" w:rsidP="001F4469">
      <w:pPr>
        <w:rPr>
          <w:ins w:id="126" w:author="ian hussey" w:date="2026-06-15T17:41:00Z" w16du:dateUtc="2026-06-15T15:41:00Z"/>
          <w:lang w:val="en-US"/>
        </w:rPr>
      </w:pPr>
      <w:commentRangeStart w:id="127"/>
      <w:r>
        <w:rPr>
          <w:lang w:val="en-US"/>
        </w:rPr>
        <w:t xml:space="preserve">Foody et al. (2015) reported </w:t>
      </w:r>
      <w:r w:rsidR="00FE0918">
        <w:rPr>
          <w:lang w:val="en-US"/>
        </w:rPr>
        <w:t xml:space="preserve">interaction effects for </w:t>
      </w:r>
      <w:r w:rsidR="00780FA0">
        <w:rPr>
          <w:lang w:val="en-US"/>
        </w:rPr>
        <w:t>6X2 RM-ANOVAs that included additional timepoints</w:t>
      </w:r>
      <w:r w:rsidR="00FE0918">
        <w:rPr>
          <w:lang w:val="en-US"/>
        </w:rPr>
        <w:t xml:space="preserve"> but are the closest analogue of the results presented in Foody et al. (2013), all of which were non-significant</w:t>
      </w:r>
      <w:r w:rsidR="00780FA0">
        <w:rPr>
          <w:lang w:val="en-US"/>
        </w:rPr>
        <w:t xml:space="preserve">: </w:t>
      </w:r>
      <w:r w:rsidR="00780FA0" w:rsidRPr="003935D6">
        <w:rPr>
          <w:lang w:val="en-US"/>
        </w:rPr>
        <w:t>discomfort (“</w:t>
      </w:r>
      <w:r w:rsidR="00780FA0" w:rsidRPr="003935D6">
        <w:rPr>
          <w:i/>
          <w:iCs/>
          <w:lang w:val="en-US"/>
        </w:rPr>
        <w:t>p</w:t>
      </w:r>
      <w:r w:rsidR="00780FA0" w:rsidRPr="003935D6">
        <w:rPr>
          <w:lang w:val="en-US"/>
        </w:rPr>
        <w:t xml:space="preserve"> = .</w:t>
      </w:r>
      <w:r w:rsidR="00780FA0">
        <w:rPr>
          <w:lang w:val="en-US"/>
        </w:rPr>
        <w:t>94</w:t>
      </w:r>
      <w:r w:rsidR="00780FA0" w:rsidRPr="003935D6">
        <w:rPr>
          <w:lang w:val="en-US"/>
        </w:rPr>
        <w:t>”)</w:t>
      </w:r>
      <w:r w:rsidR="00780FA0">
        <w:rPr>
          <w:lang w:val="en-US"/>
        </w:rPr>
        <w:t xml:space="preserve">, </w:t>
      </w:r>
      <w:r w:rsidR="00780FA0" w:rsidRPr="003935D6">
        <w:rPr>
          <w:lang w:val="en-US"/>
        </w:rPr>
        <w:t>anxiety (“</w:t>
      </w:r>
      <w:r w:rsidR="00780FA0" w:rsidRPr="003935D6">
        <w:rPr>
          <w:i/>
          <w:iCs/>
          <w:lang w:val="en-US"/>
        </w:rPr>
        <w:t>p</w:t>
      </w:r>
      <w:r w:rsidR="00780FA0" w:rsidRPr="003935D6">
        <w:rPr>
          <w:lang w:val="en-US"/>
        </w:rPr>
        <w:t xml:space="preserve"> = .</w:t>
      </w:r>
      <w:r w:rsidR="00780FA0">
        <w:rPr>
          <w:lang w:val="en-US"/>
        </w:rPr>
        <w:t>67</w:t>
      </w:r>
      <w:r w:rsidR="00780FA0" w:rsidRPr="003935D6">
        <w:rPr>
          <w:lang w:val="en-US"/>
        </w:rPr>
        <w:t>”</w:t>
      </w:r>
      <w:r w:rsidR="00780FA0">
        <w:rPr>
          <w:lang w:val="en-US"/>
        </w:rPr>
        <w:t>), and stress (</w:t>
      </w:r>
      <w:r w:rsidR="00780FA0" w:rsidRPr="003935D6">
        <w:rPr>
          <w:lang w:val="en-US"/>
        </w:rPr>
        <w:t>“</w:t>
      </w:r>
      <w:r w:rsidR="00780FA0" w:rsidRPr="003935D6">
        <w:rPr>
          <w:i/>
          <w:iCs/>
          <w:lang w:val="en-US"/>
        </w:rPr>
        <w:t>p</w:t>
      </w:r>
      <w:r w:rsidR="00780FA0" w:rsidRPr="003935D6">
        <w:rPr>
          <w:lang w:val="en-US"/>
        </w:rPr>
        <w:t xml:space="preserve"> = .4</w:t>
      </w:r>
      <w:r w:rsidR="00780FA0">
        <w:rPr>
          <w:lang w:val="en-US"/>
        </w:rPr>
        <w:t>7</w:t>
      </w:r>
      <w:r w:rsidR="00780FA0" w:rsidRPr="003935D6">
        <w:rPr>
          <w:lang w:val="en-US"/>
        </w:rPr>
        <w:t xml:space="preserve">”; pp. </w:t>
      </w:r>
      <w:r w:rsidR="00780FA0">
        <w:rPr>
          <w:lang w:val="en-US"/>
        </w:rPr>
        <w:t>236</w:t>
      </w:r>
      <w:r w:rsidR="00780FA0" w:rsidRPr="003935D6">
        <w:rPr>
          <w:lang w:val="en-US"/>
        </w:rPr>
        <w:t>-</w:t>
      </w:r>
      <w:r w:rsidR="00780FA0">
        <w:rPr>
          <w:lang w:val="en-US"/>
        </w:rPr>
        <w:t>238</w:t>
      </w:r>
      <w:r w:rsidR="00780FA0" w:rsidRPr="003935D6">
        <w:rPr>
          <w:lang w:val="en-US"/>
        </w:rPr>
        <w:t>)</w:t>
      </w:r>
      <w:r w:rsidR="00780FA0">
        <w:rPr>
          <w:lang w:val="en-US"/>
        </w:rPr>
        <w:t>.</w:t>
      </w:r>
      <w:commentRangeEnd w:id="127"/>
      <w:r w:rsidR="0004798A">
        <w:rPr>
          <w:rStyle w:val="CommentReference"/>
          <w:sz w:val="18"/>
          <w:szCs w:val="18"/>
          <w:lang w:val="en-US"/>
        </w:rPr>
        <w:commentReference w:id="127"/>
      </w:r>
      <w:ins w:id="128" w:author="ian hussey" w:date="2026-06-15T20:34:00Z" w16du:dateUtc="2026-06-15T18:34:00Z">
        <w:r w:rsidR="00A57417">
          <w:rPr>
            <w:lang w:val="en-US"/>
          </w:rPr>
          <w:t xml:space="preserve"> </w:t>
        </w:r>
      </w:ins>
    </w:p>
    <w:p w14:paraId="1CB451C4" w14:textId="79A1EF87" w:rsidR="006A6EE2" w:rsidRPr="003935D6" w:rsidRDefault="000E4430" w:rsidP="006A6EE2">
      <w:pPr>
        <w:pStyle w:val="Heading3"/>
        <w:rPr>
          <w:lang w:val="en-US"/>
        </w:rPr>
      </w:pPr>
      <w:r w:rsidRPr="003935D6">
        <w:rPr>
          <w:lang w:val="en-US"/>
        </w:rPr>
        <w:t xml:space="preserve">Applying </w:t>
      </w:r>
      <w:r w:rsidR="006A6EE2" w:rsidRPr="003935D6">
        <w:rPr>
          <w:lang w:val="en-US"/>
        </w:rPr>
        <w:t xml:space="preserve">multiple </w:t>
      </w:r>
      <w:r w:rsidRPr="003935D6">
        <w:rPr>
          <w:lang w:val="en-US"/>
        </w:rPr>
        <w:t>testing corrections produces null results</w:t>
      </w:r>
    </w:p>
    <w:p w14:paraId="633C8BC3" w14:textId="5266DC31" w:rsidR="009B27F8" w:rsidRPr="003935D6" w:rsidRDefault="00624E40" w:rsidP="009B27F8">
      <w:pPr>
        <w:rPr>
          <w:rStyle w:val="highlight"/>
          <w:lang w:val="en-US"/>
        </w:rPr>
      </w:pPr>
      <w:r w:rsidRPr="003935D6">
        <w:rPr>
          <w:lang w:val="en-US"/>
        </w:rPr>
        <w:t xml:space="preserve">Foody et al. (2013) stated that their </w:t>
      </w:r>
      <w:r w:rsidRPr="003935D6">
        <w:rPr>
          <w:i/>
          <w:iCs/>
          <w:lang w:val="en-US"/>
        </w:rPr>
        <w:t>“findings demonstrated superiority of the intervention that focused on hierarchical, rather than distinction, deictic relations in terms of reducing distress.”</w:t>
      </w:r>
      <w:r w:rsidRPr="003935D6">
        <w:rPr>
          <w:lang w:val="en-US"/>
        </w:rPr>
        <w:t xml:space="preserve"> (</w:t>
      </w:r>
      <w:ins w:id="129" w:author="ian hussey" w:date="2026-06-15T17:23:00Z" w16du:dateUtc="2026-06-15T15:23:00Z">
        <w:r w:rsidR="007F1753" w:rsidRPr="007F1753">
          <w:rPr>
            <w:lang w:val="en-US"/>
          </w:rPr>
          <w:t xml:space="preserve">Foody et al., 2013, </w:t>
        </w:r>
      </w:ins>
      <w:r w:rsidRPr="003935D6">
        <w:rPr>
          <w:lang w:val="en-US"/>
        </w:rPr>
        <w:t xml:space="preserve">p. 373). However, a few paragraphs later they stated that the effect </w:t>
      </w:r>
      <w:r w:rsidRPr="003935D6">
        <w:rPr>
          <w:i/>
          <w:iCs/>
          <w:lang w:val="en-US"/>
        </w:rPr>
        <w:t>“</w:t>
      </w:r>
      <w:r w:rsidRPr="003935D6">
        <w:rPr>
          <w:rStyle w:val="highlight"/>
          <w:i/>
          <w:iCs/>
          <w:lang w:val="en-US"/>
        </w:rPr>
        <w:t xml:space="preserve">was significantly effective only in the context of stress, and not in discomfort or anxiety” </w:t>
      </w:r>
      <w:r w:rsidRPr="003935D6">
        <w:rPr>
          <w:rStyle w:val="highlight"/>
          <w:lang w:val="en-US"/>
        </w:rPr>
        <w:t>(</w:t>
      </w:r>
      <w:ins w:id="130" w:author="ian hussey" w:date="2026-06-15T17:24:00Z" w16du:dateUtc="2026-06-15T15:24:00Z">
        <w:r w:rsidR="007F1753" w:rsidRPr="007F1753">
          <w:rPr>
            <w:lang w:val="en-US"/>
          </w:rPr>
          <w:t xml:space="preserve">Foody et al., 2013, </w:t>
        </w:r>
      </w:ins>
      <w:r w:rsidRPr="003935D6">
        <w:rPr>
          <w:rStyle w:val="highlight"/>
          <w:lang w:val="en-US"/>
        </w:rPr>
        <w:t>p. 385), that is, significant results were obtained for only one of the three outcome measures</w:t>
      </w:r>
      <w:r w:rsidR="00A35CD1" w:rsidRPr="003935D6">
        <w:rPr>
          <w:rStyle w:val="highlight"/>
          <w:lang w:val="en-US"/>
        </w:rPr>
        <w:t>, without the use of any familywise error corrections</w:t>
      </w:r>
      <w:r w:rsidRPr="003935D6">
        <w:rPr>
          <w:rStyle w:val="highlight"/>
          <w:lang w:val="en-US"/>
        </w:rPr>
        <w:t xml:space="preserve">. </w:t>
      </w:r>
      <w:r w:rsidR="009B27F8" w:rsidRPr="003935D6">
        <w:rPr>
          <w:rStyle w:val="highlight"/>
          <w:lang w:val="en-US"/>
        </w:rPr>
        <w:t>Foody et al. (2013) therefore make a disjoint claim, where the alternative hypothesis is accepted on the basis of one or more positive results among multiple tests</w:t>
      </w:r>
      <w:r w:rsidR="00B70C0E" w:rsidRPr="003935D6">
        <w:rPr>
          <w:rStyle w:val="highlight"/>
          <w:lang w:val="en-US"/>
        </w:rPr>
        <w:t xml:space="preserve"> (whereas a joint claim would require positive results on every test). </w:t>
      </w:r>
    </w:p>
    <w:p w14:paraId="3B1B6DC8" w14:textId="21B07957" w:rsidR="00B33947" w:rsidRPr="003935D6" w:rsidRDefault="00B33947" w:rsidP="009B27F8">
      <w:pPr>
        <w:rPr>
          <w:rStyle w:val="highlight"/>
          <w:lang w:val="en-US"/>
        </w:rPr>
      </w:pPr>
      <w:r w:rsidRPr="003935D6">
        <w:rPr>
          <w:rStyle w:val="highlight"/>
          <w:lang w:val="en-US"/>
        </w:rPr>
        <w:t xml:space="preserve">For individual tests, the false positive rate is equal to the alpha value (e.g., 5%) when the test’s assumptions are met. However, disjoint claims suffer from increased false positive rates, because even a single </w:t>
      </w:r>
      <w:r w:rsidRPr="003935D6">
        <w:rPr>
          <w:rStyle w:val="highlight"/>
          <w:lang w:val="en-US"/>
        </w:rPr>
        <w:t xml:space="preserve">false positive will cause an incorrect claim. </w:t>
      </w:r>
      <w:r w:rsidR="00BF3E8A" w:rsidRPr="003935D6">
        <w:rPr>
          <w:rStyle w:val="highlight"/>
          <w:lang w:val="en-US"/>
        </w:rPr>
        <w:t>With three outcome measures and an alpha value of 5%, the familywise false positive rate for the general claim can be as high as 14.3%</w:t>
      </w:r>
      <w:r w:rsidR="00F7042F" w:rsidRPr="003935D6">
        <w:rPr>
          <w:rStyle w:val="highlight"/>
          <w:lang w:val="en-US"/>
        </w:rPr>
        <w:t xml:space="preserve"> (i.e., when tests are fully independent).</w:t>
      </w:r>
    </w:p>
    <w:p w14:paraId="12BE7FCB" w14:textId="77777777" w:rsidR="00500921" w:rsidRPr="003935D6" w:rsidRDefault="00500921" w:rsidP="00500921">
      <w:pPr>
        <w:ind w:firstLine="0"/>
        <w:rPr>
          <w:rStyle w:val="highlight"/>
          <w:lang w:val="en-US"/>
        </w:rPr>
      </w:pPr>
    </w:p>
    <w:p w14:paraId="5107847B" w14:textId="0F4986A1" w:rsidR="00500921" w:rsidRPr="003935D6" w:rsidRDefault="00000000" w:rsidP="00500921">
      <w:pPr>
        <w:ind w:firstLine="0"/>
        <w:rPr>
          <w:rStyle w:val="highlight"/>
          <w:lang w:val="en-US"/>
        </w:rPr>
      </w:pPr>
      <m:oMathPara>
        <m:oMath>
          <m:eqArr>
            <m:eqArrPr>
              <m:maxDist m:val="1"/>
              <m:ctrlPr>
                <w:ins w:id="131" w:author="ian hussey" w:date="2026-06-16T10:38:00Z" w16du:dateUtc="2026-06-16T08:38:00Z">
                  <w:rPr>
                    <w:rStyle w:val="highlight"/>
                    <w:rFonts w:ascii="Cambria Math" w:hAnsi="Cambria Math"/>
                    <w:i/>
                    <w:lang w:val="en-US"/>
                  </w:rPr>
                </w:ins>
              </m:ctrlPr>
            </m:eqArrPr>
            <m:e>
              <m:r>
                <w:rPr>
                  <w:rStyle w:val="highlight"/>
                  <w:rFonts w:ascii="Cambria Math" w:hAnsi="Cambria Math"/>
                  <w:lang w:val="en-US"/>
                </w:rPr>
                <m:t xml:space="preserve">FPR=1- </m:t>
              </m:r>
              <m:sSup>
                <m:sSupPr>
                  <m:ctrlPr>
                    <w:ins w:id="132" w:author="ian hussey" w:date="2026-06-16T10:38:00Z" w16du:dateUtc="2026-06-16T08:38:00Z">
                      <w:rPr>
                        <w:rStyle w:val="highlight"/>
                        <w:rFonts w:ascii="Cambria Math" w:hAnsi="Cambria Math"/>
                        <w:i/>
                        <w:lang w:val="en-US"/>
                      </w:rPr>
                    </w:ins>
                  </m:ctrlPr>
                </m:sSupPr>
                <m:e>
                  <m:d>
                    <m:dPr>
                      <m:ctrlPr>
                        <w:ins w:id="133" w:author="ian hussey" w:date="2026-06-16T10:38:00Z" w16du:dateUtc="2026-06-16T08:38:00Z">
                          <w:rPr>
                            <w:rStyle w:val="highlight"/>
                            <w:rFonts w:ascii="Cambria Math" w:hAnsi="Cambria Math"/>
                            <w:i/>
                            <w:lang w:val="en-US"/>
                          </w:rPr>
                        </w:ins>
                      </m:ctrlPr>
                    </m:dPr>
                    <m:e>
                      <m:r>
                        <w:rPr>
                          <w:rStyle w:val="highlight"/>
                          <w:rFonts w:ascii="Cambria Math" w:hAnsi="Cambria Math"/>
                          <w:lang w:val="en-US"/>
                        </w:rPr>
                        <m:t>1-α</m:t>
                      </m:r>
                    </m:e>
                  </m:d>
                </m:e>
                <m:sup>
                  <m:r>
                    <w:rPr>
                      <w:rStyle w:val="highlight"/>
                      <w:rFonts w:ascii="Cambria Math" w:hAnsi="Cambria Math"/>
                      <w:lang w:val="en-US"/>
                    </w:rPr>
                    <m:t>k</m:t>
                  </m:r>
                </m:sup>
              </m:sSup>
              <m:r>
                <w:rPr>
                  <w:rStyle w:val="highlight"/>
                  <w:rFonts w:ascii="Cambria Math" w:hAnsi="Cambria Math"/>
                  <w:lang w:val="en-US"/>
                </w:rPr>
                <m:t xml:space="preserve"> #</m:t>
              </m:r>
              <m:d>
                <m:dPr>
                  <m:ctrlPr>
                    <w:ins w:id="134" w:author="ian hussey" w:date="2026-06-16T10:38:00Z" w16du:dateUtc="2026-06-16T08:38:00Z">
                      <w:rPr>
                        <w:rStyle w:val="highlight"/>
                        <w:rFonts w:ascii="Cambria Math" w:hAnsi="Cambria Math"/>
                        <w:i/>
                        <w:lang w:val="en-US"/>
                      </w:rPr>
                    </w:ins>
                  </m:ctrlPr>
                </m:dPr>
                <m:e>
                  <m:r>
                    <w:rPr>
                      <w:rStyle w:val="highlight"/>
                      <w:rFonts w:ascii="Cambria Math" w:hAnsi="Cambria Math"/>
                      <w:lang w:val="en-US"/>
                    </w:rPr>
                    <m:t>1</m:t>
                  </m:r>
                </m:e>
              </m:d>
            </m:e>
          </m:eqArr>
        </m:oMath>
      </m:oMathPara>
    </w:p>
    <w:p w14:paraId="04F92B80" w14:textId="77777777" w:rsidR="00B33947" w:rsidRPr="003935D6" w:rsidRDefault="00B33947" w:rsidP="007674CD">
      <w:pPr>
        <w:ind w:firstLine="0"/>
        <w:rPr>
          <w:rStyle w:val="highlight"/>
          <w:lang w:val="en-US"/>
        </w:rPr>
      </w:pPr>
    </w:p>
    <w:p w14:paraId="787AFB45" w14:textId="0C1F0B02" w:rsidR="006A6EE2" w:rsidRPr="00394C54" w:rsidRDefault="009B27F8" w:rsidP="00567F2A">
      <w:pPr>
        <w:rPr>
          <w:rStyle w:val="highlight"/>
          <w:lang w:val="en-US"/>
        </w:rPr>
      </w:pPr>
      <w:r w:rsidRPr="00394C54">
        <w:rPr>
          <w:rStyle w:val="highlight"/>
          <w:lang w:val="en-US"/>
        </w:rPr>
        <w:t xml:space="preserve">If one is willing to accept the alternative hypothesis on the basis of </w:t>
      </w:r>
      <w:r w:rsidRPr="00394C54">
        <w:rPr>
          <w:rStyle w:val="highlight"/>
          <w:i/>
          <w:iCs/>
          <w:lang w:val="en-US"/>
        </w:rPr>
        <w:t>any</w:t>
      </w:r>
      <w:r w:rsidRPr="00394C54">
        <w:rPr>
          <w:rStyle w:val="highlight"/>
          <w:lang w:val="en-US"/>
        </w:rPr>
        <w:t xml:space="preserve"> result across multiple outcome measures </w:t>
      </w:r>
      <w:r w:rsidR="0018731C" w:rsidRPr="00394C54">
        <w:rPr>
          <w:rStyle w:val="highlight"/>
          <w:lang w:val="en-US"/>
        </w:rPr>
        <w:t xml:space="preserve">being statistically significant </w:t>
      </w:r>
      <w:r w:rsidRPr="00394C54">
        <w:rPr>
          <w:rStyle w:val="highlight"/>
          <w:lang w:val="en-US"/>
        </w:rPr>
        <w:t xml:space="preserve">(i.e., a disjoint claim), each of which has a risk of false positives, some form of familywise alpha correction is necessary to keep the long run false positive rate within the nominal alpha value (e.g., 5%). Foody et al. (2013) do not employ any alpha corrections, but they can be applied post hoc to the reported </w:t>
      </w:r>
      <w:r w:rsidR="00394C54" w:rsidRPr="00394C54">
        <w:rPr>
          <w:rStyle w:val="highlight"/>
          <w:lang w:val="en-US"/>
        </w:rPr>
        <w:t xml:space="preserve">RM-ANOVAs’ </w:t>
      </w:r>
      <w:r w:rsidRPr="00394C54">
        <w:rPr>
          <w:rStyle w:val="highlight"/>
          <w:i/>
          <w:iCs/>
          <w:lang w:val="en-US"/>
        </w:rPr>
        <w:t>p</w:t>
      </w:r>
      <w:r w:rsidRPr="00394C54">
        <w:rPr>
          <w:rStyle w:val="highlight"/>
          <w:lang w:val="en-US"/>
        </w:rPr>
        <w:t xml:space="preserve"> values. </w:t>
      </w:r>
    </w:p>
    <w:p w14:paraId="328EBE33" w14:textId="7FDAF1A1" w:rsidR="009B27F8" w:rsidRPr="003935D6" w:rsidRDefault="009B27F8" w:rsidP="009B27F8">
      <w:pPr>
        <w:rPr>
          <w:lang w:val="en-US"/>
        </w:rPr>
      </w:pPr>
      <w:r w:rsidRPr="007138C2">
        <w:rPr>
          <w:lang w:val="en-US"/>
        </w:rPr>
        <w:t xml:space="preserve">Applying even a relatively liberal correction method </w:t>
      </w:r>
      <w:r w:rsidR="00542B7A">
        <w:rPr>
          <w:lang w:val="en-US"/>
        </w:rPr>
        <w:t xml:space="preserve">such as </w:t>
      </w:r>
      <w:r w:rsidRPr="007138C2">
        <w:rPr>
          <w:lang w:val="en-US"/>
        </w:rPr>
        <w:t>Holm corrections</w:t>
      </w:r>
      <w:r w:rsidR="00542B7A">
        <w:rPr>
          <w:lang w:val="en-US"/>
        </w:rPr>
        <w:t xml:space="preserve"> (</w:t>
      </w:r>
      <w:r w:rsidRPr="007138C2">
        <w:rPr>
          <w:lang w:val="en-US"/>
        </w:rPr>
        <w:t xml:space="preserve">implemented using R’s p.adjust function) </w:t>
      </w:r>
      <w:r w:rsidR="00FE0918">
        <w:rPr>
          <w:lang w:val="en-US"/>
        </w:rPr>
        <w:t xml:space="preserve">to Foody et al.’s (2013) interaction effects </w:t>
      </w:r>
      <w:r w:rsidRPr="007138C2">
        <w:rPr>
          <w:lang w:val="en-US"/>
        </w:rPr>
        <w:t xml:space="preserve">produces three non-significant adjusted </w:t>
      </w:r>
      <w:r w:rsidRPr="007138C2">
        <w:rPr>
          <w:i/>
          <w:iCs/>
          <w:lang w:val="en-US"/>
        </w:rPr>
        <w:t>p</w:t>
      </w:r>
      <w:r w:rsidRPr="007138C2">
        <w:rPr>
          <w:lang w:val="en-US"/>
        </w:rPr>
        <w:t xml:space="preserve"> values (i.e., discomfort: </w:t>
      </w:r>
      <w:r w:rsidRPr="007138C2">
        <w:rPr>
          <w:i/>
          <w:iCs/>
          <w:lang w:val="en-US"/>
        </w:rPr>
        <w:t>p</w:t>
      </w:r>
      <w:r w:rsidRPr="007138C2">
        <w:rPr>
          <w:vertAlign w:val="subscript"/>
          <w:lang w:val="en-US"/>
        </w:rPr>
        <w:t>adj</w:t>
      </w:r>
      <w:r w:rsidRPr="007138C2">
        <w:rPr>
          <w:lang w:val="en-US"/>
        </w:rPr>
        <w:t xml:space="preserve"> = .66, anxiety: </w:t>
      </w:r>
      <w:r w:rsidRPr="007138C2">
        <w:rPr>
          <w:i/>
          <w:iCs/>
          <w:lang w:val="en-US"/>
        </w:rPr>
        <w:t>p</w:t>
      </w:r>
      <w:r w:rsidRPr="007138C2">
        <w:rPr>
          <w:vertAlign w:val="subscript"/>
          <w:lang w:val="en-US"/>
        </w:rPr>
        <w:t>adj</w:t>
      </w:r>
      <w:r w:rsidRPr="007138C2">
        <w:rPr>
          <w:lang w:val="en-US"/>
        </w:rPr>
        <w:t xml:space="preserve"> = .66, stress: </w:t>
      </w:r>
      <w:r w:rsidRPr="007138C2">
        <w:rPr>
          <w:i/>
          <w:iCs/>
          <w:lang w:val="en-US"/>
        </w:rPr>
        <w:t>p</w:t>
      </w:r>
      <w:r w:rsidRPr="007138C2">
        <w:rPr>
          <w:vertAlign w:val="subscript"/>
          <w:lang w:val="en-US"/>
        </w:rPr>
        <w:t>adj</w:t>
      </w:r>
      <w:r w:rsidRPr="007138C2">
        <w:rPr>
          <w:lang w:val="en-US"/>
        </w:rPr>
        <w:t xml:space="preserve"> = .12). </w:t>
      </w:r>
      <w:r w:rsidR="00FE0918">
        <w:rPr>
          <w:lang w:val="en-US"/>
        </w:rPr>
        <w:t>Results of Foody et al.’s (2015) interaction effects are already non-significant. As such, u</w:t>
      </w:r>
      <w:r w:rsidRPr="007138C2">
        <w:rPr>
          <w:lang w:val="en-US"/>
        </w:rPr>
        <w:t>sing the results of their own statistical models with appropriate alpha corrections applied to their results, Foody et al.’s (2013) results therefore do not support their conclusion that the hierarchy intervention more effectively relieves distress than the distinction intervention.</w:t>
      </w:r>
      <w:r w:rsidRPr="003935D6">
        <w:rPr>
          <w:lang w:val="en-US"/>
        </w:rPr>
        <w:t xml:space="preserve"> </w:t>
      </w:r>
    </w:p>
    <w:p w14:paraId="438967D8" w14:textId="05A5CC47" w:rsidR="00624E40" w:rsidRPr="003935D6" w:rsidRDefault="00900C53" w:rsidP="00624E40">
      <w:pPr>
        <w:pStyle w:val="Heading3"/>
        <w:rPr>
          <w:lang w:val="en-US"/>
        </w:rPr>
      </w:pPr>
      <w:r w:rsidRPr="003935D6">
        <w:rPr>
          <w:lang w:val="en-US"/>
        </w:rPr>
        <w:t xml:space="preserve">The RM-ANOVAs are not suitable to testing the original </w:t>
      </w:r>
      <w:r w:rsidR="00624E40" w:rsidRPr="003935D6">
        <w:rPr>
          <w:lang w:val="en-US"/>
        </w:rPr>
        <w:t xml:space="preserve">claim </w:t>
      </w:r>
    </w:p>
    <w:p w14:paraId="0961935A" w14:textId="77777777" w:rsidR="00624E40" w:rsidRPr="003935D6" w:rsidRDefault="00624E40" w:rsidP="00624E40">
      <w:pPr>
        <w:rPr>
          <w:lang w:val="en-US"/>
        </w:rPr>
      </w:pPr>
      <w:r w:rsidRPr="003935D6">
        <w:rPr>
          <w:lang w:val="en-US"/>
        </w:rPr>
        <w:t xml:space="preserve">Regardless of the results obtained (i.e., even if all results had been statistically significant), I argue that the RM-ANOVAs cannot by themselves support the claims made about the superiority of the hierarchy condition. By including the baseline scores, the interaction effects do not test the hypothesis that the interventions produce differential effects, because interaction effects could be driven by one or more of the baseline, post induction or post intervention time points. That is, a very different pattern of results that does not represent the superiority of the hierarchy condition in reducing experimentally induced distress could nonetheless produce significant </w:t>
      </w:r>
      <w:r w:rsidRPr="003935D6">
        <w:rPr>
          <w:i/>
          <w:iCs/>
          <w:lang w:val="en-US"/>
        </w:rPr>
        <w:t>p</w:t>
      </w:r>
      <w:r w:rsidRPr="003935D6">
        <w:rPr>
          <w:lang w:val="en-US"/>
        </w:rPr>
        <w:t xml:space="preserve"> values for the interaction effect. </w:t>
      </w:r>
    </w:p>
    <w:p w14:paraId="07194956" w14:textId="51B404D1" w:rsidR="00624E40" w:rsidRDefault="00624E40" w:rsidP="00D56D8F">
      <w:pPr>
        <w:rPr>
          <w:lang w:val="en-US"/>
        </w:rPr>
      </w:pPr>
      <w:r w:rsidRPr="003935D6">
        <w:rPr>
          <w:lang w:val="en-US"/>
        </w:rPr>
        <w:t xml:space="preserve">In order to support their claim, an elaborated or alternative analytic strategy would be needed. For example, post hoc contrasts could have been used to test for differences in means between the groups at each time points; or to differences in means at the post-intervention time point could have simply been assessed via a </w:t>
      </w:r>
      <w:r w:rsidRPr="003935D6">
        <w:rPr>
          <w:i/>
          <w:iCs/>
          <w:lang w:val="en-US"/>
        </w:rPr>
        <w:t>t</w:t>
      </w:r>
      <w:r w:rsidRPr="003935D6">
        <w:rPr>
          <w:lang w:val="en-US"/>
        </w:rPr>
        <w:t xml:space="preserve">-test; or an ANCOVA could have been used to compare differences in means at the post-intervention time point while controlling for differences at baseline. However, Foody et al. (2013) do not report any such results. As such, in summary, Foody et al. (2013) suffers from an absence of appropriate analyses to test </w:t>
      </w:r>
      <w:r w:rsidRPr="003935D6">
        <w:rPr>
          <w:lang w:val="en-US"/>
        </w:rPr>
        <w:lastRenderedPageBreak/>
        <w:t xml:space="preserve">their stated claim that the hierarchical condition is superior to the distinction condition. </w:t>
      </w:r>
    </w:p>
    <w:p w14:paraId="51FDCA9F" w14:textId="77777777" w:rsidR="002701E1" w:rsidRPr="003935D6" w:rsidRDefault="002701E1" w:rsidP="00D56D8F">
      <w:pPr>
        <w:rPr>
          <w:lang w:val="en-US"/>
        </w:rPr>
      </w:pPr>
    </w:p>
    <w:p w14:paraId="5B5892B3" w14:textId="78F83DF0" w:rsidR="003C00AB" w:rsidRPr="003935D6" w:rsidRDefault="003C00AB" w:rsidP="00BD56CE">
      <w:pPr>
        <w:pStyle w:val="Heading1"/>
        <w:rPr>
          <w:lang w:val="en-US"/>
        </w:rPr>
      </w:pPr>
      <w:r w:rsidRPr="003935D6">
        <w:rPr>
          <w:lang w:val="en-US"/>
        </w:rPr>
        <w:t xml:space="preserve">Reanalysis </w:t>
      </w:r>
    </w:p>
    <w:p w14:paraId="6E05B4A2" w14:textId="50F5A44D" w:rsidR="003532A3" w:rsidRPr="003935D6" w:rsidRDefault="00FA32B7" w:rsidP="00DB7228">
      <w:pPr>
        <w:rPr>
          <w:lang w:val="en-US"/>
        </w:rPr>
      </w:pPr>
      <w:r w:rsidRPr="003935D6">
        <w:rPr>
          <w:lang w:val="en-US"/>
        </w:rPr>
        <w:t xml:space="preserve">In this section, I report the results of a reanalysis that sought to provide </w:t>
      </w:r>
      <w:r w:rsidR="00BD0CFE" w:rsidRPr="003935D6">
        <w:rPr>
          <w:lang w:val="en-US"/>
        </w:rPr>
        <w:t>a direct</w:t>
      </w:r>
      <w:r w:rsidR="008070A9" w:rsidRPr="003935D6">
        <w:rPr>
          <w:lang w:val="en-US"/>
        </w:rPr>
        <w:t xml:space="preserve"> </w:t>
      </w:r>
      <w:r w:rsidR="00BD0CFE" w:rsidRPr="003935D6">
        <w:rPr>
          <w:lang w:val="en-US"/>
        </w:rPr>
        <w:t xml:space="preserve">test </w:t>
      </w:r>
      <w:r w:rsidR="00AD25E8" w:rsidRPr="003935D6">
        <w:rPr>
          <w:lang w:val="en-US"/>
        </w:rPr>
        <w:t xml:space="preserve">of </w:t>
      </w:r>
      <w:r w:rsidRPr="003935D6">
        <w:rPr>
          <w:lang w:val="en-US"/>
        </w:rPr>
        <w:t xml:space="preserve">Foody et al.’s (2013) central </w:t>
      </w:r>
      <w:r w:rsidR="003B2E01" w:rsidRPr="003935D6">
        <w:rPr>
          <w:lang w:val="en-US"/>
        </w:rPr>
        <w:t xml:space="preserve">aim, i.e., </w:t>
      </w:r>
      <w:r w:rsidR="003B2E01" w:rsidRPr="003935D6">
        <w:rPr>
          <w:i/>
          <w:iCs/>
          <w:lang w:val="en-US"/>
        </w:rPr>
        <w:t>“The primary aim of the current study was to compare the relative utility of the two self-based interventions (distinction versus hierarchical relations) in reducing participants’ discomfort, anxiety, and stress after exposure to the distress induction task.”</w:t>
      </w:r>
      <w:r w:rsidR="00A41135" w:rsidRPr="003935D6">
        <w:rPr>
          <w:lang w:val="en-US"/>
        </w:rPr>
        <w:t xml:space="preserve"> </w:t>
      </w:r>
      <w:r w:rsidR="003B2E01" w:rsidRPr="003935D6">
        <w:rPr>
          <w:lang w:val="en-US"/>
        </w:rPr>
        <w:t>(</w:t>
      </w:r>
      <w:ins w:id="135" w:author="ian hussey" w:date="2026-06-15T17:24:00Z" w16du:dateUtc="2026-06-15T15:24:00Z">
        <w:r w:rsidR="007F1753" w:rsidRPr="007F1753">
          <w:rPr>
            <w:lang w:val="en-US"/>
          </w:rPr>
          <w:t xml:space="preserve">Foody et al., 2013, </w:t>
        </w:r>
      </w:ins>
      <w:r w:rsidR="003B2E01" w:rsidRPr="003935D6">
        <w:rPr>
          <w:lang w:val="en-US"/>
        </w:rPr>
        <w:t xml:space="preserve">p. 381). </w:t>
      </w:r>
      <w:r w:rsidR="008C00A2" w:rsidRPr="003935D6">
        <w:rPr>
          <w:lang w:val="en-US"/>
        </w:rPr>
        <w:t xml:space="preserve">Specifically, I aimed </w:t>
      </w:r>
      <w:r w:rsidR="006566A3" w:rsidRPr="003935D6">
        <w:rPr>
          <w:lang w:val="en-US"/>
        </w:rPr>
        <w:t xml:space="preserve">to </w:t>
      </w:r>
      <w:r w:rsidR="008C00A2" w:rsidRPr="003935D6">
        <w:rPr>
          <w:lang w:val="en-US"/>
        </w:rPr>
        <w:t>compare</w:t>
      </w:r>
      <w:r w:rsidR="00744350" w:rsidRPr="003935D6">
        <w:rPr>
          <w:lang w:val="en-US"/>
        </w:rPr>
        <w:t xml:space="preserve"> </w:t>
      </w:r>
      <w:r w:rsidR="00DB3957" w:rsidRPr="003935D6">
        <w:rPr>
          <w:lang w:val="en-US"/>
        </w:rPr>
        <w:t xml:space="preserve">distress between </w:t>
      </w:r>
      <w:r w:rsidR="00561F22" w:rsidRPr="003935D6">
        <w:rPr>
          <w:lang w:val="en-US"/>
        </w:rPr>
        <w:t xml:space="preserve">the two groups at the post intervention </w:t>
      </w:r>
      <w:r w:rsidR="0034006C" w:rsidRPr="003935D6">
        <w:rPr>
          <w:lang w:val="en-US"/>
        </w:rPr>
        <w:t>time point</w:t>
      </w:r>
      <w:r w:rsidR="00561F22" w:rsidRPr="003935D6">
        <w:rPr>
          <w:lang w:val="en-US"/>
        </w:rPr>
        <w:t xml:space="preserve"> using independent Welch’s </w:t>
      </w:r>
      <w:r w:rsidR="00561F22" w:rsidRPr="003935D6">
        <w:rPr>
          <w:i/>
          <w:iCs/>
          <w:lang w:val="en-US"/>
        </w:rPr>
        <w:t>t</w:t>
      </w:r>
      <w:r w:rsidR="00561F22" w:rsidRPr="003935D6">
        <w:rPr>
          <w:lang w:val="en-US"/>
        </w:rPr>
        <w:t>-test</w:t>
      </w:r>
      <w:r w:rsidR="008C00A2" w:rsidRPr="003935D6">
        <w:rPr>
          <w:lang w:val="en-US"/>
        </w:rPr>
        <w:t>s</w:t>
      </w:r>
      <w:r w:rsidR="00C879B1" w:rsidRPr="003935D6">
        <w:rPr>
          <w:lang w:val="en-US"/>
        </w:rPr>
        <w:t xml:space="preserve"> with Hedges’ </w:t>
      </w:r>
      <w:r w:rsidR="00C879B1" w:rsidRPr="003935D6">
        <w:rPr>
          <w:i/>
          <w:iCs/>
          <w:lang w:val="en-US"/>
        </w:rPr>
        <w:t>g</w:t>
      </w:r>
      <w:r w:rsidR="00C879B1" w:rsidRPr="003935D6">
        <w:rPr>
          <w:lang w:val="en-US"/>
        </w:rPr>
        <w:t xml:space="preserve"> standardized effect sizes (i.e., Cohen’s </w:t>
      </w:r>
      <w:r w:rsidR="00C879B1" w:rsidRPr="003935D6">
        <w:rPr>
          <w:i/>
          <w:iCs/>
          <w:lang w:val="en-US"/>
        </w:rPr>
        <w:t>d</w:t>
      </w:r>
      <w:r w:rsidR="00C879B1" w:rsidRPr="003935D6">
        <w:rPr>
          <w:lang w:val="en-US"/>
        </w:rPr>
        <w:t xml:space="preserve"> with correction for small sample sizes).</w:t>
      </w:r>
      <w:r w:rsidR="008C00A2" w:rsidRPr="003935D6">
        <w:rPr>
          <w:lang w:val="en-US"/>
        </w:rPr>
        <w:t xml:space="preserve"> </w:t>
      </w:r>
    </w:p>
    <w:p w14:paraId="7FB5416A" w14:textId="12F680E4" w:rsidR="001A4517" w:rsidRPr="003935D6" w:rsidRDefault="001A4517" w:rsidP="00DB7228">
      <w:pPr>
        <w:rPr>
          <w:lang w:val="en-US"/>
        </w:rPr>
      </w:pPr>
      <w:r w:rsidRPr="003935D6">
        <w:rPr>
          <w:lang w:val="en-US"/>
        </w:rPr>
        <w:t xml:space="preserve">Of course, data analysis involves multiple decisions, each of which may have more than one plausible and defendable choice. In order to understand the robustness of conclusions across multiple plausible choices, </w:t>
      </w:r>
      <w:r w:rsidR="00662CB4">
        <w:rPr>
          <w:lang w:val="en-US"/>
        </w:rPr>
        <w:t xml:space="preserve">I employed a </w:t>
      </w:r>
      <w:r w:rsidRPr="003935D6">
        <w:rPr>
          <w:lang w:val="en-US"/>
        </w:rPr>
        <w:t xml:space="preserve">multiverse analyses </w:t>
      </w:r>
      <w:r w:rsidR="001833F6">
        <w:rPr>
          <w:lang w:val="en-US"/>
        </w:rPr>
        <w:fldChar w:fldCharType="begin"/>
      </w:r>
      <w:r w:rsidR="001833F6">
        <w:rPr>
          <w:lang w:val="en-US"/>
        </w:rPr>
        <w:instrText xml:space="preserve"> ADDIN ZOTERO_ITEM CSL_CITATION {"citationID":"CFc57iKj","properties":{"formattedCitation":"(aka specification curves: Simonsohn et al., 2015; Steegen et al., 2016)","plainCitation":"(aka specification curves: Simonsohn et al., 2015; Steegen et al., 2016)","noteIndex":0},"citationItems":[{"id":514,"uris":["http://zotero.org/users/1687755/items/F9YR76TJ"],"itemData":{"id":514,"type":"article","title":"Specification Curve: Descriptive and Inferential Statistics on All Reasonable Specifications","URL":"https://papers.ssrn.com/sol3/papers.cfm?abstract_id=2694998","author":[{"family":"Simonsohn","given":"Uri"},{"family":"Simmons","given":"J. P."},{"family":"Nelson","given":"Leif D"}],"accessed":{"date-parts":[["2020",2,11]]},"issued":{"date-parts":[["2015"]]}},"prefix":"aka specification curves: "},{"id":3135,"uris":["http://zotero.org/users/1687755/items/6MVKCSVU"],"itemData":{"id":3135,"type":"article-journal","container-title":"Perspectives on Psychological Science","issue":"5","page":"702–712","source":"Google Scholar","title":"Increasing transparency through a multiverse analysis","volume":"11","author":[{"family":"Steegen","given":"Sara"},{"family":"Tuerlinckx","given":"Francis"},{"family":"Gelman","given":"Andrew"},{"family":"Vanpaemel","given":"Wolf"}],"issued":{"date-parts":[["2016"]]}}}],"schema":"https://github.com/citation-style-language/schema/raw/master/csl-citation.json"} </w:instrText>
      </w:r>
      <w:r w:rsidR="001833F6">
        <w:rPr>
          <w:lang w:val="en-US"/>
        </w:rPr>
        <w:fldChar w:fldCharType="separate"/>
      </w:r>
      <w:r w:rsidR="001833F6">
        <w:rPr>
          <w:noProof/>
          <w:lang w:val="en-US"/>
        </w:rPr>
        <w:t>(aka specification curves: Simonsohn et al., 2015; Steegen et al., 2016)</w:t>
      </w:r>
      <w:r w:rsidR="001833F6">
        <w:rPr>
          <w:lang w:val="en-US"/>
        </w:rPr>
        <w:fldChar w:fldCharType="end"/>
      </w:r>
      <w:r w:rsidRPr="003935D6">
        <w:rPr>
          <w:lang w:val="en-US"/>
        </w:rPr>
        <w:t xml:space="preserve">. </w:t>
      </w:r>
      <w:r w:rsidR="00927BCF" w:rsidRPr="003935D6">
        <w:rPr>
          <w:lang w:val="en-US"/>
        </w:rPr>
        <w:t xml:space="preserve">I will return to this analysis after first explaining how results were extracted from the articles. </w:t>
      </w:r>
    </w:p>
    <w:p w14:paraId="604A98EE" w14:textId="77777777" w:rsidR="002701E1" w:rsidRDefault="002701E1" w:rsidP="00BD56CE">
      <w:pPr>
        <w:pStyle w:val="Heading2"/>
        <w:rPr>
          <w:lang w:val="en-US"/>
        </w:rPr>
      </w:pPr>
    </w:p>
    <w:p w14:paraId="03E7E96C" w14:textId="105321F6" w:rsidR="00BD56CE" w:rsidRPr="003935D6" w:rsidRDefault="00BD56CE" w:rsidP="00BD56CE">
      <w:pPr>
        <w:pStyle w:val="Heading2"/>
        <w:rPr>
          <w:lang w:val="en-US"/>
        </w:rPr>
      </w:pPr>
      <w:r w:rsidRPr="003935D6">
        <w:rPr>
          <w:lang w:val="en-US"/>
        </w:rPr>
        <w:t>Transparency and data availability</w:t>
      </w:r>
    </w:p>
    <w:p w14:paraId="0EBB7DD4" w14:textId="262A07AE" w:rsidR="00BD56CE" w:rsidRPr="003935D6" w:rsidRDefault="00BD56CE" w:rsidP="00BD56CE">
      <w:pPr>
        <w:rPr>
          <w:lang w:val="en-US"/>
        </w:rPr>
      </w:pPr>
      <w:r w:rsidRPr="003935D6">
        <w:rPr>
          <w:lang w:val="en-US"/>
        </w:rPr>
        <w:t xml:space="preserve">All data </w:t>
      </w:r>
      <w:r w:rsidR="0020671D">
        <w:rPr>
          <w:lang w:val="en-US"/>
        </w:rPr>
        <w:t xml:space="preserve">and </w:t>
      </w:r>
      <w:r w:rsidRPr="003935D6">
        <w:rPr>
          <w:lang w:val="en-US"/>
        </w:rPr>
        <w:t>code for data processing and analyses are available (</w:t>
      </w:r>
      <w:hyperlink r:id="rId14" w:history="1">
        <w:r w:rsidR="00EB4667" w:rsidRPr="003935D6">
          <w:rPr>
            <w:rStyle w:val="Hyperlink"/>
            <w:lang w:val="en-US"/>
          </w:rPr>
          <w:t>osf.io/ztd8n</w:t>
        </w:r>
      </w:hyperlink>
      <w:r w:rsidRPr="003935D6">
        <w:rPr>
          <w:lang w:val="en-US"/>
        </w:rPr>
        <w:t>).</w:t>
      </w:r>
      <w:r w:rsidR="00D628BE">
        <w:rPr>
          <w:lang w:val="en-US"/>
        </w:rPr>
        <w:t xml:space="preserve"> </w:t>
      </w:r>
      <w:ins w:id="136" w:author="ian hussey" w:date="2026-06-16T08:58:00Z" w16du:dateUtc="2026-06-16T06:58:00Z">
        <w:r w:rsidR="00D86AC5">
          <w:rPr>
            <w:lang w:val="en-US"/>
          </w:rPr>
          <w:t xml:space="preserve">All analyses were conducted in R. </w:t>
        </w:r>
      </w:ins>
      <w:r w:rsidR="00D628BE">
        <w:rPr>
          <w:lang w:val="en-US"/>
        </w:rPr>
        <w:t>None of the analyses reported in this article were preregistered.</w:t>
      </w:r>
      <w:r w:rsidR="009033EF">
        <w:rPr>
          <w:lang w:val="en-US"/>
        </w:rPr>
        <w:t xml:space="preserve"> </w:t>
      </w:r>
      <w:ins w:id="137" w:author="ian hussey" w:date="2026-06-15T21:18:00Z" w16du:dateUtc="2026-06-15T19:18:00Z">
        <w:r w:rsidR="00DC2ADB">
          <w:rPr>
            <w:lang w:val="en-US"/>
          </w:rPr>
          <w:t>Supplementary Materials include full test statistics from the original studies’ RM-ANOVAs</w:t>
        </w:r>
      </w:ins>
      <w:ins w:id="138" w:author="ian hussey" w:date="2026-06-16T10:22:00Z" w16du:dateUtc="2026-06-16T08:22:00Z">
        <w:r w:rsidR="003F22AA">
          <w:rPr>
            <w:lang w:val="en-US"/>
          </w:rPr>
          <w:t xml:space="preserve"> (see </w:t>
        </w:r>
        <w:r w:rsidR="003F22AA">
          <w:rPr>
            <w:lang w:val="en-US"/>
          </w:rPr>
          <w:fldChar w:fldCharType="begin"/>
        </w:r>
        <w:r w:rsidR="003F22AA">
          <w:rPr>
            <w:lang w:val="en-US"/>
          </w:rPr>
          <w:instrText>HYPERLINK "https://osf.io/6wz3p"</w:instrText>
        </w:r>
        <w:r w:rsidR="003F22AA">
          <w:rPr>
            <w:lang w:val="en-US"/>
          </w:rPr>
        </w:r>
        <w:r w:rsidR="003F22AA">
          <w:rPr>
            <w:lang w:val="en-US"/>
          </w:rPr>
          <w:fldChar w:fldCharType="separate"/>
        </w:r>
        <w:r w:rsidR="003F22AA">
          <w:rPr>
            <w:rStyle w:val="Hyperlink"/>
            <w:lang w:val="en-US"/>
          </w:rPr>
          <w:t>osf.io/6wz3p</w:t>
        </w:r>
        <w:r w:rsidR="003F22AA">
          <w:rPr>
            <w:lang w:val="en-US"/>
          </w:rPr>
          <w:fldChar w:fldCharType="end"/>
        </w:r>
        <w:r w:rsidR="003F22AA">
          <w:rPr>
            <w:lang w:val="en-US"/>
          </w:rPr>
          <w:t>)</w:t>
        </w:r>
      </w:ins>
      <w:ins w:id="139" w:author="ian hussey" w:date="2026-06-15T21:18:00Z" w16du:dateUtc="2026-06-15T19:18:00Z">
        <w:r w:rsidR="00DC2ADB">
          <w:rPr>
            <w:lang w:val="en-US"/>
          </w:rPr>
          <w:t xml:space="preserve">. </w:t>
        </w:r>
      </w:ins>
      <w:ins w:id="140" w:author="ian hussey" w:date="2026-06-15T17:15:00Z" w16du:dateUtc="2026-06-15T15:15:00Z">
        <w:r w:rsidR="009033EF">
          <w:rPr>
            <w:lang w:val="en-US"/>
          </w:rPr>
          <w:t>This research was not supported by funding.</w:t>
        </w:r>
      </w:ins>
      <w:ins w:id="141" w:author="ian hussey" w:date="2026-06-15T17:17:00Z" w16du:dateUtc="2026-06-15T15:17:00Z">
        <w:r w:rsidR="00FD7D67">
          <w:rPr>
            <w:lang w:val="en-US"/>
          </w:rPr>
          <w:t xml:space="preserve"> </w:t>
        </w:r>
      </w:ins>
      <w:ins w:id="142" w:author="ian hussey" w:date="2026-06-15T17:18:00Z" w16du:dateUtc="2026-06-15T15:18:00Z">
        <w:r w:rsidR="00FD7D67">
          <w:rPr>
            <w:lang w:val="en-US"/>
          </w:rPr>
          <w:t>No AI was used in the writing of this article</w:t>
        </w:r>
      </w:ins>
      <w:ins w:id="143" w:author="ian hussey" w:date="2026-06-16T10:22:00Z" w16du:dateUtc="2026-06-16T08:22:00Z">
        <w:r w:rsidR="004A02BD">
          <w:rPr>
            <w:lang w:val="en-US"/>
          </w:rPr>
          <w:t>.</w:t>
        </w:r>
      </w:ins>
    </w:p>
    <w:p w14:paraId="47F39B49" w14:textId="77777777" w:rsidR="002701E1" w:rsidRDefault="002701E1" w:rsidP="00393AC4">
      <w:pPr>
        <w:pStyle w:val="Heading2"/>
        <w:rPr>
          <w:lang w:val="en-US"/>
        </w:rPr>
      </w:pPr>
    </w:p>
    <w:p w14:paraId="708AAD86" w14:textId="28D9D601" w:rsidR="001145EC" w:rsidRPr="003935D6" w:rsidRDefault="001145EC" w:rsidP="00393AC4">
      <w:pPr>
        <w:pStyle w:val="Heading2"/>
        <w:rPr>
          <w:lang w:val="en-US"/>
        </w:rPr>
      </w:pPr>
      <w:r w:rsidRPr="003935D6">
        <w:rPr>
          <w:lang w:val="en-US"/>
        </w:rPr>
        <w:t xml:space="preserve">Attempts to obtain </w:t>
      </w:r>
      <w:r w:rsidR="00761B0B" w:rsidRPr="003935D6">
        <w:rPr>
          <w:lang w:val="en-US"/>
        </w:rPr>
        <w:t>the original data</w:t>
      </w:r>
    </w:p>
    <w:p w14:paraId="0E70225B" w14:textId="412DA1BF" w:rsidR="00217548" w:rsidRDefault="0031785B" w:rsidP="00127167">
      <w:pPr>
        <w:rPr>
          <w:ins w:id="144" w:author="ian hussey" w:date="2026-06-15T17:52:00Z" w16du:dateUtc="2026-06-15T15:52:00Z"/>
          <w:lang w:val="en-US"/>
        </w:rPr>
      </w:pPr>
      <w:r w:rsidRPr="003935D6">
        <w:rPr>
          <w:lang w:val="en-US"/>
        </w:rPr>
        <w:t xml:space="preserve">In the first instance, I attempted to </w:t>
      </w:r>
      <w:r w:rsidR="008C00A2" w:rsidRPr="003935D6">
        <w:rPr>
          <w:lang w:val="en-US"/>
        </w:rPr>
        <w:t xml:space="preserve">obtain the </w:t>
      </w:r>
      <w:r w:rsidRPr="003935D6">
        <w:rPr>
          <w:lang w:val="en-US"/>
        </w:rPr>
        <w:t>original data. I contacted all authors of Foody et al. (2013)</w:t>
      </w:r>
      <w:r w:rsidR="00C67018" w:rsidRPr="003935D6">
        <w:rPr>
          <w:lang w:val="en-US"/>
        </w:rPr>
        <w:t xml:space="preserve"> requesting the data. Unfortunately, t</w:t>
      </w:r>
      <w:r w:rsidRPr="003935D6">
        <w:rPr>
          <w:lang w:val="en-US"/>
        </w:rPr>
        <w:t xml:space="preserve">he first author </w:t>
      </w:r>
      <w:r w:rsidR="000820DB" w:rsidRPr="003935D6">
        <w:rPr>
          <w:lang w:val="en-US"/>
        </w:rPr>
        <w:t>informed me</w:t>
      </w:r>
      <w:r w:rsidRPr="003935D6">
        <w:rPr>
          <w:lang w:val="en-US"/>
        </w:rPr>
        <w:t xml:space="preserve"> that the data</w:t>
      </w:r>
      <w:r w:rsidR="0081466A" w:rsidRPr="003935D6">
        <w:rPr>
          <w:lang w:val="en-US"/>
        </w:rPr>
        <w:t>set</w:t>
      </w:r>
      <w:r w:rsidRPr="003935D6">
        <w:rPr>
          <w:lang w:val="en-US"/>
        </w:rPr>
        <w:t xml:space="preserve"> no longer exists.</w:t>
      </w:r>
      <w:r w:rsidR="0045643F" w:rsidRPr="003935D6">
        <w:rPr>
          <w:lang w:val="en-US"/>
        </w:rPr>
        <w:t xml:space="preserve"> </w:t>
      </w:r>
      <w:r w:rsidR="009B0F50" w:rsidRPr="003935D6">
        <w:rPr>
          <w:lang w:val="en-US"/>
        </w:rPr>
        <w:t xml:space="preserve">Luckily, however, such tests could be conducted </w:t>
      </w:r>
      <w:r w:rsidR="008F730C">
        <w:rPr>
          <w:lang w:val="en-US"/>
        </w:rPr>
        <w:t xml:space="preserve">or at least closely approximated </w:t>
      </w:r>
      <w:r w:rsidR="009B0F50" w:rsidRPr="003935D6">
        <w:rPr>
          <w:lang w:val="en-US"/>
        </w:rPr>
        <w:t>based on the summary statistics presented in the original article.</w:t>
      </w:r>
    </w:p>
    <w:p w14:paraId="526DB3F8" w14:textId="77777777" w:rsidR="00396C87" w:rsidRDefault="00396C87" w:rsidP="00127167">
      <w:pPr>
        <w:rPr>
          <w:ins w:id="145" w:author="ian hussey" w:date="2026-06-15T17:52:00Z" w16du:dateUtc="2026-06-15T15:52:00Z"/>
          <w:lang w:val="en-US"/>
        </w:rPr>
      </w:pPr>
    </w:p>
    <w:p w14:paraId="2A7DEB5A" w14:textId="046BED68" w:rsidR="00396C87" w:rsidRDefault="00396C87" w:rsidP="00396C87">
      <w:pPr>
        <w:pStyle w:val="Heading2"/>
        <w:rPr>
          <w:ins w:id="146" w:author="ian hussey" w:date="2026-06-15T17:52:00Z" w16du:dateUtc="2026-06-15T15:52:00Z"/>
          <w:lang w:val="en-US"/>
        </w:rPr>
      </w:pPr>
      <w:ins w:id="147" w:author="ian hussey" w:date="2026-06-15T17:52:00Z" w16du:dateUtc="2026-06-15T15:52:00Z">
        <w:r>
          <w:rPr>
            <w:lang w:val="en-US"/>
          </w:rPr>
          <w:t>Low statistical power</w:t>
        </w:r>
      </w:ins>
    </w:p>
    <w:p w14:paraId="6CF5DA05" w14:textId="53C7ACB2" w:rsidR="00396C87" w:rsidRPr="003935D6" w:rsidRDefault="00396C87" w:rsidP="00396C87">
      <w:pPr>
        <w:rPr>
          <w:lang w:val="en-US"/>
        </w:rPr>
      </w:pPr>
      <w:ins w:id="148" w:author="ian hussey" w:date="2026-06-15T17:52:00Z" w16du:dateUtc="2026-06-15T15:52:00Z">
        <w:r>
          <w:rPr>
            <w:lang w:val="en-US"/>
          </w:rPr>
          <w:t>It is worth noting that the sample size employed (</w:t>
        </w:r>
        <w:r w:rsidRPr="00E00198">
          <w:rPr>
            <w:i/>
            <w:iCs/>
            <w:lang w:val="en-US"/>
          </w:rPr>
          <w:t>n</w:t>
        </w:r>
        <w:r>
          <w:rPr>
            <w:lang w:val="en-US"/>
          </w:rPr>
          <w:t xml:space="preserve"> = 18 in each of two groups) is very small, and the statistical power they provide to test the hypotheses is therefore likely low. If we followed the logic that the authors have powered the study to observe their smallest effect size of interest, 18 participants per group and a two-sided test would provide 80% power to detect Cohen’s </w:t>
        </w:r>
        <w:r w:rsidRPr="00DD5DF3">
          <w:rPr>
            <w:i/>
            <w:iCs/>
            <w:lang w:val="en-US"/>
          </w:rPr>
          <w:t>d</w:t>
        </w:r>
        <w:r>
          <w:rPr>
            <w:lang w:val="en-US"/>
          </w:rPr>
          <w:t xml:space="preserve"> = 0.96 between the groups at the post time point. Given that this comparison is a difference in efficacy between t</w:t>
        </w:r>
      </w:ins>
      <w:ins w:id="149" w:author="ian hussey" w:date="2026-06-15T17:53:00Z" w16du:dateUtc="2026-06-15T15:53:00Z">
        <w:r>
          <w:rPr>
            <w:lang w:val="en-US"/>
          </w:rPr>
          <w:t xml:space="preserve">wo active intervention conditions, there is good a priori reason to believe that differential efficacy is unlikely to reach nearly a Cohen’s </w:t>
        </w:r>
        <w:r w:rsidRPr="00DD5DF3">
          <w:rPr>
            <w:i/>
            <w:iCs/>
            <w:lang w:val="en-US"/>
          </w:rPr>
          <w:t>d</w:t>
        </w:r>
        <w:r>
          <w:rPr>
            <w:lang w:val="en-US"/>
          </w:rPr>
          <w:t xml:space="preserve"> of one</w:t>
        </w:r>
        <w:r w:rsidR="004E2F54">
          <w:rPr>
            <w:lang w:val="en-US"/>
          </w:rPr>
          <w:t xml:space="preserve">. </w:t>
        </w:r>
      </w:ins>
      <w:ins w:id="150" w:author="ian hussey" w:date="2026-06-15T17:54:00Z" w16du:dateUtc="2026-06-15T15:54:00Z">
        <w:r w:rsidR="004E2F54">
          <w:rPr>
            <w:lang w:val="en-US"/>
          </w:rPr>
          <w:t>In one sense, the informativeness of the study could be critiqued on this grounds alone.</w:t>
        </w:r>
      </w:ins>
      <w:ins w:id="151" w:author="ian hussey" w:date="2026-06-15T17:53:00Z" w16du:dateUtc="2026-06-15T15:53:00Z">
        <w:r>
          <w:rPr>
            <w:lang w:val="en-US"/>
          </w:rPr>
          <w:t xml:space="preserve"> </w:t>
        </w:r>
      </w:ins>
    </w:p>
    <w:p w14:paraId="784086A6" w14:textId="77777777" w:rsidR="002701E1" w:rsidRDefault="002701E1" w:rsidP="00393AC4">
      <w:pPr>
        <w:pStyle w:val="Heading2"/>
        <w:rPr>
          <w:lang w:val="en-US"/>
        </w:rPr>
      </w:pPr>
    </w:p>
    <w:p w14:paraId="4AC1B573" w14:textId="67991ED4" w:rsidR="00AF3B43" w:rsidRPr="003935D6" w:rsidRDefault="00AF3B43" w:rsidP="00393AC4">
      <w:pPr>
        <w:pStyle w:val="Heading2"/>
        <w:rPr>
          <w:lang w:val="en-US"/>
        </w:rPr>
      </w:pPr>
      <w:r w:rsidRPr="003935D6">
        <w:rPr>
          <w:lang w:val="en-US"/>
        </w:rPr>
        <w:t xml:space="preserve">Extraction of summary statistics </w:t>
      </w:r>
    </w:p>
    <w:p w14:paraId="5F4DEEA8" w14:textId="359E836F" w:rsidR="00C67018" w:rsidRPr="003935D6" w:rsidRDefault="002656AF" w:rsidP="00C67018">
      <w:pPr>
        <w:rPr>
          <w:lang w:val="en-US"/>
        </w:rPr>
      </w:pPr>
      <w:r w:rsidRPr="003935D6">
        <w:rPr>
          <w:lang w:val="en-US"/>
        </w:rPr>
        <w:t>I</w:t>
      </w:r>
      <w:r w:rsidR="00765FD3" w:rsidRPr="003935D6">
        <w:rPr>
          <w:lang w:val="en-US"/>
        </w:rPr>
        <w:t>ndependent</w:t>
      </w:r>
      <w:r w:rsidR="005B1F58" w:rsidRPr="003935D6">
        <w:rPr>
          <w:lang w:val="en-US"/>
        </w:rPr>
        <w:t xml:space="preserve"> Welch’s</w:t>
      </w:r>
      <w:r w:rsidR="00765FD3" w:rsidRPr="003935D6">
        <w:rPr>
          <w:lang w:val="en-US"/>
        </w:rPr>
        <w:t xml:space="preserve"> </w:t>
      </w:r>
      <w:r w:rsidR="00765FD3" w:rsidRPr="003935D6">
        <w:rPr>
          <w:i/>
          <w:iCs/>
          <w:lang w:val="en-US"/>
        </w:rPr>
        <w:t>t</w:t>
      </w:r>
      <w:r w:rsidR="00765FD3" w:rsidRPr="003935D6">
        <w:rPr>
          <w:lang w:val="en-US"/>
        </w:rPr>
        <w:t>-tests</w:t>
      </w:r>
      <w:r w:rsidR="0053385F" w:rsidRPr="003935D6">
        <w:rPr>
          <w:lang w:val="en-US"/>
        </w:rPr>
        <w:t xml:space="preserve"> </w:t>
      </w:r>
      <w:r w:rsidRPr="003935D6">
        <w:rPr>
          <w:lang w:val="en-US"/>
        </w:rPr>
        <w:t xml:space="preserve">and Hedges’ </w:t>
      </w:r>
      <w:r w:rsidRPr="003935D6">
        <w:rPr>
          <w:i/>
          <w:iCs/>
          <w:lang w:val="en-US"/>
        </w:rPr>
        <w:t>g</w:t>
      </w:r>
      <w:r w:rsidRPr="003935D6">
        <w:rPr>
          <w:lang w:val="en-US"/>
        </w:rPr>
        <w:t xml:space="preserve"> effect sizes </w:t>
      </w:r>
      <w:r w:rsidR="0052532F" w:rsidRPr="003935D6">
        <w:rPr>
          <w:lang w:val="en-US"/>
        </w:rPr>
        <w:t>were</w:t>
      </w:r>
      <w:r w:rsidRPr="003935D6">
        <w:rPr>
          <w:lang w:val="en-US"/>
        </w:rPr>
        <w:t xml:space="preserve"> </w:t>
      </w:r>
      <w:r w:rsidR="00314177" w:rsidRPr="003935D6">
        <w:rPr>
          <w:lang w:val="en-US"/>
        </w:rPr>
        <w:t xml:space="preserve">constructed from summary statistics without access to the raw data, specifically from </w:t>
      </w:r>
      <w:r w:rsidR="00765FD3" w:rsidRPr="003935D6">
        <w:rPr>
          <w:lang w:val="en-US"/>
        </w:rPr>
        <w:t>the sample size (</w:t>
      </w:r>
      <w:r w:rsidR="00765FD3" w:rsidRPr="003935D6">
        <w:rPr>
          <w:i/>
          <w:iCs/>
          <w:lang w:val="en-US"/>
        </w:rPr>
        <w:t>n</w:t>
      </w:r>
      <w:r w:rsidR="00765FD3" w:rsidRPr="003935D6">
        <w:rPr>
          <w:lang w:val="en-US"/>
        </w:rPr>
        <w:t>), mean (</w:t>
      </w:r>
      <w:r w:rsidR="00765FD3" w:rsidRPr="003935D6">
        <w:rPr>
          <w:i/>
          <w:iCs/>
          <w:lang w:val="en-US"/>
        </w:rPr>
        <w:t>M</w:t>
      </w:r>
      <w:r w:rsidR="00765FD3" w:rsidRPr="003935D6">
        <w:rPr>
          <w:lang w:val="en-US"/>
        </w:rPr>
        <w:t>) and standard deviation (</w:t>
      </w:r>
      <w:r w:rsidR="00765FD3" w:rsidRPr="003935D6">
        <w:rPr>
          <w:i/>
          <w:iCs/>
          <w:lang w:val="en-US"/>
        </w:rPr>
        <w:t>SD</w:t>
      </w:r>
      <w:r w:rsidR="00765FD3" w:rsidRPr="003935D6">
        <w:rPr>
          <w:lang w:val="en-US"/>
        </w:rPr>
        <w:t>) for each condition</w:t>
      </w:r>
      <w:r w:rsidR="00C12487" w:rsidRPr="003935D6">
        <w:rPr>
          <w:lang w:val="en-US"/>
        </w:rPr>
        <w:t xml:space="preserve"> and outcome variable at </w:t>
      </w:r>
      <w:r w:rsidR="00C15C28" w:rsidRPr="003935D6">
        <w:rPr>
          <w:lang w:val="en-US"/>
        </w:rPr>
        <w:t xml:space="preserve">each </w:t>
      </w:r>
      <w:r w:rsidR="00C12487" w:rsidRPr="003935D6">
        <w:rPr>
          <w:lang w:val="en-US"/>
        </w:rPr>
        <w:t xml:space="preserve">time point. </w:t>
      </w:r>
      <w:r w:rsidR="00C67018" w:rsidRPr="003935D6">
        <w:rPr>
          <w:lang w:val="en-US"/>
        </w:rPr>
        <w:t xml:space="preserve">Results for both the distinction and hierarchy conditions were extracted from Foody et al. (2013). I also extracted results for the same two conditions that were replicated in Foody et al. (2015). The two additional conditions included in Foody et al. (2015: i.e., object-distinction and object-hierarchy) were not extracted, as I focused only on the effects that were replicated. </w:t>
      </w:r>
      <w:r w:rsidR="00D65C09" w:rsidRPr="003935D6">
        <w:rPr>
          <w:lang w:val="en-US"/>
        </w:rPr>
        <w:t xml:space="preserve">Similarly, although Foody et al. (2015) employed a second cycle of distress induction and intervention, I examined only the first phase of distress induction and intervention that replicated what was done in Foody et al. (2013). </w:t>
      </w:r>
    </w:p>
    <w:p w14:paraId="72A4E2DD" w14:textId="568955E4" w:rsidR="00AF3B43" w:rsidRPr="003935D6" w:rsidRDefault="00765FD3" w:rsidP="00127167">
      <w:pPr>
        <w:rPr>
          <w:lang w:val="en-US"/>
        </w:rPr>
      </w:pPr>
      <w:r w:rsidRPr="003935D6">
        <w:rPr>
          <w:lang w:val="en-US"/>
        </w:rPr>
        <w:t xml:space="preserve">Sample sizes after exclusions for both conditions were reported in text: “Participants were allocated randomly across two conditions denoted as distinction self as context (N= 18) and </w:t>
      </w:r>
      <w:r w:rsidRPr="001833F6">
        <w:rPr>
          <w:lang w:val="en-US"/>
        </w:rPr>
        <w:t>hierarchical self as context (N= 18).” (</w:t>
      </w:r>
      <w:r w:rsidR="007D00B5" w:rsidRPr="001833F6">
        <w:rPr>
          <w:lang w:val="en-US"/>
        </w:rPr>
        <w:t xml:space="preserve">Foody et al., </w:t>
      </w:r>
      <w:r w:rsidR="00503D29">
        <w:rPr>
          <w:lang w:val="en-US"/>
        </w:rPr>
        <w:t>2</w:t>
      </w:r>
      <w:r w:rsidR="007D00B5" w:rsidRPr="001833F6">
        <w:rPr>
          <w:lang w:val="en-US"/>
        </w:rPr>
        <w:t xml:space="preserve">013, </w:t>
      </w:r>
      <w:r w:rsidRPr="001833F6">
        <w:rPr>
          <w:lang w:val="en-US"/>
        </w:rPr>
        <w:t>p. 375)</w:t>
      </w:r>
      <w:r w:rsidR="00516960" w:rsidRPr="001833F6">
        <w:rPr>
          <w:lang w:val="en-US"/>
        </w:rPr>
        <w:t>; “</w:t>
      </w:r>
      <w:r w:rsidR="001833F6" w:rsidRPr="001833F6">
        <w:rPr>
          <w:lang w:val="en-US"/>
        </w:rPr>
        <w:t>self distinction (N =12); self hierarchy (N =12)</w:t>
      </w:r>
      <w:r w:rsidR="00516960" w:rsidRPr="001833F6">
        <w:rPr>
          <w:lang w:val="en-US"/>
        </w:rPr>
        <w:t xml:space="preserve">” (Foody et al., 2015, p. </w:t>
      </w:r>
      <w:r w:rsidR="001833F6" w:rsidRPr="001833F6">
        <w:rPr>
          <w:lang w:val="en-US"/>
        </w:rPr>
        <w:t>233</w:t>
      </w:r>
      <w:r w:rsidR="00516960" w:rsidRPr="001833F6">
        <w:rPr>
          <w:lang w:val="en-US"/>
        </w:rPr>
        <w:t>).</w:t>
      </w:r>
      <w:r w:rsidR="00516960" w:rsidRPr="003935D6">
        <w:rPr>
          <w:lang w:val="en-US"/>
        </w:rPr>
        <w:t xml:space="preserve"> </w:t>
      </w:r>
    </w:p>
    <w:p w14:paraId="7E88A624" w14:textId="76C67913" w:rsidR="00224726" w:rsidRPr="003935D6" w:rsidRDefault="008109F5" w:rsidP="00127167">
      <w:pPr>
        <w:rPr>
          <w:lang w:val="en-US"/>
        </w:rPr>
      </w:pPr>
      <w:bookmarkStart w:id="152" w:name="_Hlk220069634"/>
      <w:r w:rsidRPr="003935D6">
        <w:rPr>
          <w:lang w:val="en-US"/>
        </w:rPr>
        <w:t>For the original study reported in Foody et al. (2013), m</w:t>
      </w:r>
      <w:r w:rsidR="003640EB" w:rsidRPr="003935D6">
        <w:rPr>
          <w:lang w:val="en-US"/>
        </w:rPr>
        <w:t xml:space="preserve">eans </w:t>
      </w:r>
      <w:r w:rsidR="00FA2434" w:rsidRPr="003935D6">
        <w:rPr>
          <w:lang w:val="en-US"/>
        </w:rPr>
        <w:t xml:space="preserve">for each </w:t>
      </w:r>
      <w:r w:rsidR="0034006C" w:rsidRPr="003935D6">
        <w:rPr>
          <w:lang w:val="en-US"/>
        </w:rPr>
        <w:t>time point</w:t>
      </w:r>
      <w:r w:rsidR="00FA2434" w:rsidRPr="003935D6">
        <w:rPr>
          <w:lang w:val="en-US"/>
        </w:rPr>
        <w:t xml:space="preserve"> were not reported in text</w:t>
      </w:r>
      <w:r w:rsidR="003640EB" w:rsidRPr="003935D6">
        <w:rPr>
          <w:lang w:val="en-US"/>
        </w:rPr>
        <w:t xml:space="preserve">, only approximate values for the baseline </w:t>
      </w:r>
      <w:r w:rsidR="0034006C" w:rsidRPr="003935D6">
        <w:rPr>
          <w:lang w:val="en-US"/>
        </w:rPr>
        <w:t>time point</w:t>
      </w:r>
      <w:r w:rsidR="003640EB" w:rsidRPr="003935D6">
        <w:rPr>
          <w:lang w:val="en-US"/>
        </w:rPr>
        <w:t xml:space="preserve"> (e.g., “&lt;11”). </w:t>
      </w:r>
      <w:r w:rsidR="00330564" w:rsidRPr="003935D6">
        <w:rPr>
          <w:lang w:val="en-US"/>
        </w:rPr>
        <w:t xml:space="preserve">However, </w:t>
      </w:r>
      <w:r w:rsidR="004618E0" w:rsidRPr="003935D6">
        <w:rPr>
          <w:lang w:val="en-US"/>
        </w:rPr>
        <w:t xml:space="preserve">(a) </w:t>
      </w:r>
      <w:r w:rsidR="00330564" w:rsidRPr="003935D6">
        <w:rPr>
          <w:lang w:val="en-US"/>
        </w:rPr>
        <w:t xml:space="preserve">change scores for both conditions </w:t>
      </w:r>
      <w:r w:rsidR="00BC7C21" w:rsidRPr="003935D6">
        <w:rPr>
          <w:lang w:val="en-US"/>
        </w:rPr>
        <w:t xml:space="preserve">between the </w:t>
      </w:r>
      <w:r w:rsidR="0034006C" w:rsidRPr="003935D6">
        <w:rPr>
          <w:lang w:val="en-US"/>
        </w:rPr>
        <w:t>time point</w:t>
      </w:r>
      <w:r w:rsidR="00BC7C21" w:rsidRPr="003935D6">
        <w:rPr>
          <w:lang w:val="en-US"/>
        </w:rPr>
        <w:t xml:space="preserve">s were reported in text </w:t>
      </w:r>
      <w:r w:rsidR="00330564" w:rsidRPr="003935D6">
        <w:rPr>
          <w:lang w:val="en-US"/>
        </w:rPr>
        <w:t>(</w:t>
      </w:r>
      <w:ins w:id="153" w:author="ian hussey" w:date="2026-06-15T17:24:00Z" w16du:dateUtc="2026-06-15T15:24:00Z">
        <w:r w:rsidR="007F1753" w:rsidRPr="007F1753">
          <w:rPr>
            <w:lang w:val="en-US"/>
          </w:rPr>
          <w:t xml:space="preserve">Foody et al., 2013, </w:t>
        </w:r>
      </w:ins>
      <w:r w:rsidR="00330564" w:rsidRPr="003935D6">
        <w:rPr>
          <w:lang w:val="en-US"/>
        </w:rPr>
        <w:t>pp. 381-383)</w:t>
      </w:r>
      <w:r w:rsidR="004618E0" w:rsidRPr="003935D6">
        <w:rPr>
          <w:lang w:val="en-US"/>
        </w:rPr>
        <w:t xml:space="preserve"> and (b) means were plotted in Figures 1 to 3. </w:t>
      </w:r>
      <w:r w:rsidR="002046D9" w:rsidRPr="003935D6">
        <w:rPr>
          <w:lang w:val="en-US"/>
        </w:rPr>
        <w:t xml:space="preserve">Means for the post intervention </w:t>
      </w:r>
      <w:r w:rsidR="0034006C" w:rsidRPr="003935D6">
        <w:rPr>
          <w:lang w:val="en-US"/>
        </w:rPr>
        <w:t>time point</w:t>
      </w:r>
      <w:r w:rsidR="002046D9" w:rsidRPr="003935D6">
        <w:rPr>
          <w:lang w:val="en-US"/>
        </w:rPr>
        <w:t xml:space="preserve"> were</w:t>
      </w:r>
      <w:r w:rsidR="00336FA9" w:rsidRPr="003935D6">
        <w:rPr>
          <w:lang w:val="en-US"/>
        </w:rPr>
        <w:t xml:space="preserve"> therefore</w:t>
      </w:r>
      <w:r w:rsidR="002046D9" w:rsidRPr="003935D6">
        <w:rPr>
          <w:lang w:val="en-US"/>
        </w:rPr>
        <w:t xml:space="preserve"> calculated in two different way</w:t>
      </w:r>
      <w:r w:rsidR="00090166">
        <w:rPr>
          <w:lang w:val="en-US"/>
        </w:rPr>
        <w:t>s</w:t>
      </w:r>
      <w:r w:rsidR="002046D9" w:rsidRPr="003935D6">
        <w:rPr>
          <w:lang w:val="en-US"/>
        </w:rPr>
        <w:t xml:space="preserve"> to validate them against one another: using the mean for that </w:t>
      </w:r>
      <w:r w:rsidR="0034006C" w:rsidRPr="003935D6">
        <w:rPr>
          <w:lang w:val="en-US"/>
        </w:rPr>
        <w:t>time point</w:t>
      </w:r>
      <w:r w:rsidR="002046D9" w:rsidRPr="003935D6">
        <w:rPr>
          <w:lang w:val="en-US"/>
        </w:rPr>
        <w:t xml:space="preserve"> extracted from the plots</w:t>
      </w:r>
      <w:r w:rsidR="00336FA9" w:rsidRPr="003935D6">
        <w:rPr>
          <w:lang w:val="en-US"/>
        </w:rPr>
        <w:t xml:space="preserve"> using WebPlotDigitizer </w:t>
      </w:r>
      <w:r w:rsidR="00336FA9" w:rsidRPr="003935D6">
        <w:rPr>
          <w:lang w:val="en-US"/>
        </w:rPr>
        <w:fldChar w:fldCharType="begin"/>
      </w:r>
      <w:r w:rsidR="00336FA9" w:rsidRPr="003935D6">
        <w:rPr>
          <w:lang w:val="en-US"/>
        </w:rPr>
        <w:instrText xml:space="preserve"> ADDIN ZOTERO_ITEM CSL_CITATION {"citationID":"aHWIidAc","properties":{"formattedCitation":"(Marin et al., 2017)","plainCitation":"(Marin et al., 2017)","noteIndex":0},"citationItems":[{"id":29148,"uris":["http://zotero.org/users/1687755/items/FHKWFL29"],"itemData":{"id":29148,"type":"article","abstract":"In this contribution, we present WebPlotDigitizer, a polyvalent and free software developed to facilitate easy and accurate data extraction from a variety of plot types. We describe the numerous features of this numerical tool and present its relevance when applied to astrophysical archival research. We exploit WebPlotDigitizer to extract ultraviolet spectropolarimetric spectra from old publications that used the Hubble Space Telescope, Lick Observatory 3m Shane telescope and Astro-2 mission to observe the Seyfert-2 AGN NGC 1068. By doing so, we compile all the existing ultraviolet polarimetric data on NGC 1068 to prepare the ground for further investigations with the future high-resolution spectropolarimeter POLLUX on-board of the proposed Large UV/Optical/Infrared Surveyor (LUVOIR) NASA mission.","note":"arXiv:1708.02025 [astro-ph]","number":"arXiv:1708.02025","publisher":"arXiv","source":"arXiv.org","title":"WebPlotDigitizer, a polyvalent and free software to extract spectra from old astronomical publications: application to ultraviolet spectropolarimetry","title-short":"WebPlotDigitizer, a polyvalent and free software to extract spectra from old astronomical publications","URL":"http://arxiv.org/abs/1708.02025","author":[{"family":"Marin","given":"F."},{"family":"Rohatgi","given":"A."},{"family":"Charlot","given":"S."}],"accessed":{"date-parts":[["2024",8,1]]},"issued":{"date-parts":[["2017",8,7]]}}}],"schema":"https://github.com/citation-style-language/schema/raw/master/csl-citation.json"} </w:instrText>
      </w:r>
      <w:r w:rsidR="00336FA9" w:rsidRPr="003935D6">
        <w:rPr>
          <w:lang w:val="en-US"/>
        </w:rPr>
        <w:fldChar w:fldCharType="separate"/>
      </w:r>
      <w:r w:rsidR="00336FA9" w:rsidRPr="003935D6">
        <w:rPr>
          <w:lang w:val="en-US"/>
        </w:rPr>
        <w:t>(Marin et al., 2017)</w:t>
      </w:r>
      <w:r w:rsidR="00336FA9" w:rsidRPr="003935D6">
        <w:rPr>
          <w:lang w:val="en-US"/>
        </w:rPr>
        <w:fldChar w:fldCharType="end"/>
      </w:r>
      <w:r w:rsidR="002046D9" w:rsidRPr="003935D6">
        <w:rPr>
          <w:lang w:val="en-US"/>
        </w:rPr>
        <w:t xml:space="preserve">; and using the mean for the baseline </w:t>
      </w:r>
      <w:r w:rsidR="0034006C" w:rsidRPr="003935D6">
        <w:rPr>
          <w:lang w:val="en-US"/>
        </w:rPr>
        <w:t>time point</w:t>
      </w:r>
      <w:r w:rsidR="002046D9" w:rsidRPr="003935D6">
        <w:rPr>
          <w:lang w:val="en-US"/>
        </w:rPr>
        <w:t xml:space="preserve"> adding the change scores between </w:t>
      </w:r>
      <w:r w:rsidR="0034006C" w:rsidRPr="003935D6">
        <w:rPr>
          <w:lang w:val="en-US"/>
        </w:rPr>
        <w:t>time point</w:t>
      </w:r>
      <w:r w:rsidR="002046D9" w:rsidRPr="003935D6">
        <w:rPr>
          <w:lang w:val="en-US"/>
        </w:rPr>
        <w:t>s reported in text. Both results produced estimate</w:t>
      </w:r>
      <w:r w:rsidR="00F35A6C">
        <w:rPr>
          <w:lang w:val="en-US"/>
        </w:rPr>
        <w:t>s</w:t>
      </w:r>
      <w:r w:rsidR="002046D9" w:rsidRPr="003935D6">
        <w:rPr>
          <w:lang w:val="en-US"/>
        </w:rPr>
        <w:t xml:space="preserve"> that were all less than ±0.6 (on a 0 to 100 scale), suggesting that the extracted estimates are very close to the values used to generate the plots. </w:t>
      </w:r>
      <w:r w:rsidR="00211D20" w:rsidRPr="003935D6">
        <w:rPr>
          <w:lang w:val="en-US"/>
        </w:rPr>
        <w:t xml:space="preserve">Given their </w:t>
      </w:r>
      <w:r w:rsidR="004E6D60" w:rsidRPr="003935D6">
        <w:rPr>
          <w:lang w:val="en-US"/>
        </w:rPr>
        <w:t xml:space="preserve">extremely </w:t>
      </w:r>
      <w:r w:rsidR="00211D20" w:rsidRPr="003935D6">
        <w:rPr>
          <w:lang w:val="en-US"/>
        </w:rPr>
        <w:t>high similarity</w:t>
      </w:r>
      <w:r w:rsidR="00B23474" w:rsidRPr="003935D6">
        <w:rPr>
          <w:lang w:val="en-US"/>
        </w:rPr>
        <w:t xml:space="preserve"> and the fewer number of steps involved in the latter (and therefore fewer opportunities for errors to be introduced, for example via rounding)</w:t>
      </w:r>
      <w:r w:rsidR="00211D20" w:rsidRPr="003935D6">
        <w:rPr>
          <w:lang w:val="en-US"/>
        </w:rPr>
        <w:t xml:space="preserve">, </w:t>
      </w:r>
      <w:r w:rsidR="002046D9" w:rsidRPr="003935D6">
        <w:rPr>
          <w:lang w:val="en-US"/>
        </w:rPr>
        <w:t>I employ</w:t>
      </w:r>
      <w:r w:rsidR="00B23474" w:rsidRPr="003935D6">
        <w:rPr>
          <w:lang w:val="en-US"/>
        </w:rPr>
        <w:t>ed</w:t>
      </w:r>
      <w:r w:rsidR="002046D9" w:rsidRPr="003935D6">
        <w:rPr>
          <w:lang w:val="en-US"/>
        </w:rPr>
        <w:t xml:space="preserve"> </w:t>
      </w:r>
      <w:r w:rsidR="00336FA9" w:rsidRPr="003935D6">
        <w:rPr>
          <w:lang w:val="en-US"/>
        </w:rPr>
        <w:t xml:space="preserve">the </w:t>
      </w:r>
      <w:r w:rsidR="002046D9" w:rsidRPr="003935D6">
        <w:rPr>
          <w:lang w:val="en-US"/>
        </w:rPr>
        <w:t>estimates</w:t>
      </w:r>
      <w:r w:rsidR="009A1602" w:rsidRPr="003935D6">
        <w:rPr>
          <w:lang w:val="en-US"/>
        </w:rPr>
        <w:t xml:space="preserve"> </w:t>
      </w:r>
      <w:r w:rsidR="00FA354D">
        <w:rPr>
          <w:lang w:val="en-US"/>
        </w:rPr>
        <w:t>extracted from the plot</w:t>
      </w:r>
      <w:r w:rsidR="00A84FC9">
        <w:rPr>
          <w:lang w:val="en-US"/>
        </w:rPr>
        <w:t>s</w:t>
      </w:r>
      <w:r w:rsidR="002046D9" w:rsidRPr="003935D6">
        <w:rPr>
          <w:lang w:val="en-US"/>
        </w:rPr>
        <w:t xml:space="preserve"> for the </w:t>
      </w:r>
      <w:r w:rsidR="00336FA9" w:rsidRPr="003935D6">
        <w:rPr>
          <w:lang w:val="en-US"/>
        </w:rPr>
        <w:t>re</w:t>
      </w:r>
      <w:r w:rsidR="002046D9" w:rsidRPr="003935D6">
        <w:rPr>
          <w:lang w:val="en-US"/>
        </w:rPr>
        <w:t>analyses</w:t>
      </w:r>
      <w:r w:rsidR="009A1602" w:rsidRPr="003935D6">
        <w:rPr>
          <w:lang w:val="en-US"/>
        </w:rPr>
        <w:t xml:space="preserve">. </w:t>
      </w:r>
    </w:p>
    <w:bookmarkEnd w:id="152"/>
    <w:p w14:paraId="7E19EF72" w14:textId="15927ADC" w:rsidR="00084374" w:rsidRPr="003935D6" w:rsidRDefault="00AF3B43" w:rsidP="008C288D">
      <w:pPr>
        <w:spacing w:line="276" w:lineRule="auto"/>
        <w:rPr>
          <w:lang w:val="en-US"/>
        </w:rPr>
      </w:pPr>
      <w:r w:rsidRPr="003935D6">
        <w:rPr>
          <w:lang w:val="en-US"/>
        </w:rPr>
        <w:t xml:space="preserve">Standard </w:t>
      </w:r>
      <w:r w:rsidR="005642EB" w:rsidRPr="003935D6">
        <w:rPr>
          <w:lang w:val="en-US"/>
        </w:rPr>
        <w:t>D</w:t>
      </w:r>
      <w:r w:rsidRPr="003935D6">
        <w:rPr>
          <w:lang w:val="en-US"/>
        </w:rPr>
        <w:t xml:space="preserve">eviations </w:t>
      </w:r>
      <w:r w:rsidR="0044292C" w:rsidRPr="003935D6">
        <w:rPr>
          <w:lang w:val="en-US"/>
        </w:rPr>
        <w:t xml:space="preserve">for Foody et al. (2013) were </w:t>
      </w:r>
      <w:r w:rsidR="00DB6194" w:rsidRPr="003935D6">
        <w:rPr>
          <w:lang w:val="en-US"/>
        </w:rPr>
        <w:t>re</w:t>
      </w:r>
      <w:r w:rsidR="0044292C" w:rsidRPr="003935D6">
        <w:rPr>
          <w:lang w:val="en-US"/>
        </w:rPr>
        <w:t xml:space="preserve">calculated </w:t>
      </w:r>
      <w:r w:rsidRPr="003935D6">
        <w:rPr>
          <w:lang w:val="en-US"/>
        </w:rPr>
        <w:t xml:space="preserve">from </w:t>
      </w:r>
      <w:r w:rsidR="00496A5F" w:rsidRPr="003935D6">
        <w:rPr>
          <w:lang w:val="en-US"/>
        </w:rPr>
        <w:t>the Standard Error intervals reported in the</w:t>
      </w:r>
      <w:r w:rsidR="000F195D" w:rsidRPr="003935D6">
        <w:rPr>
          <w:lang w:val="en-US"/>
        </w:rPr>
        <w:t xml:space="preserve">ir Figures 1 to 3 and their </w:t>
      </w:r>
      <w:r w:rsidR="00496A5F" w:rsidRPr="003935D6">
        <w:rPr>
          <w:lang w:val="en-US"/>
        </w:rPr>
        <w:t>sample sizes</w:t>
      </w:r>
      <w:r w:rsidR="000F195D" w:rsidRPr="003935D6">
        <w:rPr>
          <w:lang w:val="en-US"/>
        </w:rPr>
        <w:t xml:space="preserve"> </w:t>
      </w:r>
      <w:r w:rsidR="00EA1297">
        <w:rPr>
          <w:lang w:val="en-US"/>
        </w:rPr>
        <w:t>using E</w:t>
      </w:r>
      <w:r w:rsidR="00084374" w:rsidRPr="003935D6">
        <w:rPr>
          <w:lang w:val="en-US"/>
        </w:rPr>
        <w:t>quation</w:t>
      </w:r>
      <w:r w:rsidR="00967D15">
        <w:rPr>
          <w:lang w:val="en-US"/>
        </w:rPr>
        <w:t xml:space="preserve"> 2</w:t>
      </w:r>
      <w:r w:rsidR="00084374" w:rsidRPr="003935D6">
        <w:rPr>
          <w:lang w:val="en-US"/>
        </w:rPr>
        <w:t xml:space="preserve">. </w:t>
      </w:r>
      <w:r w:rsidR="008C288D" w:rsidRPr="003935D6">
        <w:rPr>
          <w:lang w:val="en-US"/>
        </w:rPr>
        <w:t>Data extraction was much simpler for Foody et al. (2015) as all means and SDs were reported in Table 2.</w:t>
      </w:r>
    </w:p>
    <w:p w14:paraId="1C20EEFC" w14:textId="77777777" w:rsidR="008678D0" w:rsidRPr="003935D6" w:rsidRDefault="008678D0" w:rsidP="008678D0">
      <w:pPr>
        <w:spacing w:line="276" w:lineRule="auto"/>
        <w:ind w:firstLine="0"/>
        <w:rPr>
          <w:lang w:val="en-US"/>
        </w:rPr>
      </w:pPr>
    </w:p>
    <w:p w14:paraId="0E63D777" w14:textId="0804AF8A" w:rsidR="00084374" w:rsidRPr="003935D6" w:rsidRDefault="00000000" w:rsidP="008678D0">
      <w:pPr>
        <w:pStyle w:val="eq"/>
        <w:rPr>
          <w:rFonts w:ascii="CMU Serif Roman" w:hAnsi="CMU Serif Roman"/>
          <w:i w:val="0"/>
          <w:lang w:val="en-US"/>
        </w:rPr>
      </w:pPr>
      <m:oMathPara>
        <m:oMath>
          <m:eqArr>
            <m:eqArrPr>
              <m:maxDist m:val="1"/>
              <m:ctrlPr>
                <w:ins w:id="154" w:author="ian hussey" w:date="2026-06-16T10:38:00Z" w16du:dateUtc="2026-06-16T08:38:00Z">
                  <w:rPr>
                    <w:lang w:val="en-US"/>
                  </w:rPr>
                </w:ins>
              </m:ctrlPr>
            </m:eqArrPr>
            <m:e>
              <m:sSub>
                <m:sSubPr>
                  <m:ctrlPr>
                    <w:ins w:id="155" w:author="ian hussey" w:date="2026-06-16T10:38:00Z" w16du:dateUtc="2026-06-16T08:38:00Z">
                      <w:rPr>
                        <w:lang w:val="en-US"/>
                      </w:rPr>
                    </w:ins>
                  </m:ctrlPr>
                </m:sSubPr>
                <m:e>
                  <m:r>
                    <w:rPr>
                      <w:lang w:val="en-US"/>
                    </w:rPr>
                    <m:t>SD</m:t>
                  </m:r>
                </m:e>
                <m:sub>
                  <m:r>
                    <w:rPr>
                      <w:lang w:val="en-US"/>
                    </w:rPr>
                    <m:t>SEM</m:t>
                  </m:r>
                </m:sub>
              </m:sSub>
              <m:r>
                <w:rPr>
                  <w:lang w:val="en-US"/>
                </w:rPr>
                <m:t xml:space="preserve">= </m:t>
              </m:r>
              <m:f>
                <m:fPr>
                  <m:ctrlPr>
                    <w:ins w:id="156" w:author="ian hussey" w:date="2026-06-16T10:38:00Z" w16du:dateUtc="2026-06-16T08:38:00Z">
                      <w:rPr>
                        <w:lang w:val="en-US"/>
                      </w:rPr>
                    </w:ins>
                  </m:ctrlPr>
                </m:fPr>
                <m:num>
                  <m:r>
                    <w:rPr>
                      <w:lang w:val="en-US"/>
                    </w:rPr>
                    <m:t>interval width</m:t>
                  </m:r>
                </m:num>
                <m:den>
                  <m:r>
                    <w:rPr>
                      <w:lang w:val="en-US"/>
                    </w:rPr>
                    <m:t>2</m:t>
                  </m:r>
                </m:den>
              </m:f>
              <m:r>
                <w:rPr>
                  <w:lang w:val="en-US"/>
                </w:rPr>
                <m:t>×</m:t>
              </m:r>
              <m:rad>
                <m:radPr>
                  <m:degHide m:val="1"/>
                  <m:ctrlPr>
                    <w:ins w:id="157" w:author="ian hussey" w:date="2026-06-16T10:38:00Z" w16du:dateUtc="2026-06-16T08:38:00Z">
                      <w:rPr>
                        <w:lang w:val="en-US"/>
                      </w:rPr>
                    </w:ins>
                  </m:ctrlPr>
                </m:radPr>
                <m:deg/>
                <m:e>
                  <m:r>
                    <w:rPr>
                      <w:lang w:val="en-US"/>
                    </w:rPr>
                    <m:t>n</m:t>
                  </m:r>
                </m:e>
              </m:rad>
              <m:r>
                <w:rPr>
                  <w:lang w:val="en-US"/>
                </w:rPr>
                <m:t xml:space="preserve"> #(2)</m:t>
              </m:r>
            </m:e>
          </m:eqArr>
        </m:oMath>
      </m:oMathPara>
    </w:p>
    <w:p w14:paraId="3D343612" w14:textId="77777777" w:rsidR="00F728E6" w:rsidRPr="003935D6" w:rsidRDefault="00F728E6" w:rsidP="00162218">
      <w:pPr>
        <w:spacing w:line="276" w:lineRule="auto"/>
        <w:ind w:firstLine="0"/>
        <w:rPr>
          <w:lang w:val="en-US"/>
        </w:rPr>
      </w:pPr>
    </w:p>
    <w:p w14:paraId="3D8FBFA1" w14:textId="77777777" w:rsidR="00DD5DF3" w:rsidRDefault="00DD5DF3" w:rsidP="006870F8">
      <w:pPr>
        <w:pStyle w:val="Heading3"/>
        <w:rPr>
          <w:ins w:id="158" w:author="ian hussey" w:date="2026-06-16T09:35:00Z" w16du:dateUtc="2026-06-16T07:35:00Z"/>
          <w:lang w:val="en-US"/>
        </w:rPr>
      </w:pPr>
    </w:p>
    <w:p w14:paraId="6504C3BC" w14:textId="7961F20C" w:rsidR="0045646B" w:rsidRPr="003935D6" w:rsidRDefault="00C135A6" w:rsidP="006870F8">
      <w:pPr>
        <w:pStyle w:val="Heading3"/>
        <w:rPr>
          <w:lang w:val="en-US"/>
        </w:rPr>
      </w:pPr>
      <w:r w:rsidRPr="003935D6">
        <w:rPr>
          <w:lang w:val="en-US"/>
        </w:rPr>
        <w:lastRenderedPageBreak/>
        <w:t>Hypothesis tests</w:t>
      </w:r>
      <w:r w:rsidR="00C718FD" w:rsidRPr="003935D6">
        <w:rPr>
          <w:lang w:val="en-US"/>
        </w:rPr>
        <w:t xml:space="preserve"> for each outcome variable</w:t>
      </w:r>
    </w:p>
    <w:p w14:paraId="69160DEE" w14:textId="431CD314" w:rsidR="00C718FD" w:rsidRPr="003935D6" w:rsidRDefault="00C718FD" w:rsidP="00127167">
      <w:pPr>
        <w:rPr>
          <w:lang w:val="en-US"/>
        </w:rPr>
      </w:pPr>
      <w:r w:rsidRPr="003935D6">
        <w:rPr>
          <w:lang w:val="en-US"/>
        </w:rPr>
        <w:t xml:space="preserve">The means, </w:t>
      </w:r>
      <w:r w:rsidR="00AA764A" w:rsidRPr="003935D6">
        <w:rPr>
          <w:lang w:val="en-US"/>
        </w:rPr>
        <w:t>S</w:t>
      </w:r>
      <w:r w:rsidRPr="003935D6">
        <w:rPr>
          <w:lang w:val="en-US"/>
        </w:rPr>
        <w:t xml:space="preserve">tandard </w:t>
      </w:r>
      <w:r w:rsidR="00AA764A" w:rsidRPr="003935D6">
        <w:rPr>
          <w:lang w:val="en-US"/>
        </w:rPr>
        <w:t>D</w:t>
      </w:r>
      <w:r w:rsidRPr="003935D6">
        <w:rPr>
          <w:lang w:val="en-US"/>
        </w:rPr>
        <w:t xml:space="preserve">eviations, and sample sizes were then used to calculate independent Welch’s </w:t>
      </w:r>
      <w:r w:rsidRPr="003935D6">
        <w:rPr>
          <w:i/>
          <w:iCs/>
          <w:lang w:val="en-US"/>
        </w:rPr>
        <w:t>t</w:t>
      </w:r>
      <w:r w:rsidRPr="003935D6">
        <w:rPr>
          <w:lang w:val="en-US"/>
        </w:rPr>
        <w:t>-tests. This was done by calculating the Standard Error</w:t>
      </w:r>
      <w:r w:rsidR="00BF5748" w:rsidRPr="003935D6">
        <w:rPr>
          <w:lang w:val="en-US"/>
        </w:rPr>
        <w:t>s</w:t>
      </w:r>
      <w:r w:rsidRPr="003935D6">
        <w:rPr>
          <w:lang w:val="en-US"/>
        </w:rPr>
        <w:t xml:space="preserve"> of </w:t>
      </w:r>
      <w:r w:rsidR="00BF5748" w:rsidRPr="003935D6">
        <w:rPr>
          <w:lang w:val="en-US"/>
        </w:rPr>
        <w:t xml:space="preserve">the </w:t>
      </w:r>
      <w:r w:rsidRPr="003935D6">
        <w:rPr>
          <w:lang w:val="en-US"/>
        </w:rPr>
        <w:t>difference</w:t>
      </w:r>
      <w:r w:rsidR="00BF5748" w:rsidRPr="003935D6">
        <w:rPr>
          <w:lang w:val="en-US"/>
        </w:rPr>
        <w:t>s</w:t>
      </w:r>
      <w:r w:rsidRPr="003935D6">
        <w:rPr>
          <w:lang w:val="en-US"/>
        </w:rPr>
        <w:t xml:space="preserve"> in means (SE), </w:t>
      </w:r>
      <w:r w:rsidRPr="003935D6">
        <w:rPr>
          <w:i/>
          <w:iCs/>
          <w:lang w:val="en-US"/>
        </w:rPr>
        <w:t>t</w:t>
      </w:r>
      <w:r w:rsidRPr="003935D6">
        <w:rPr>
          <w:lang w:val="en-US"/>
        </w:rPr>
        <w:t xml:space="preserve"> value</w:t>
      </w:r>
      <w:r w:rsidR="00F13970" w:rsidRPr="003935D6">
        <w:rPr>
          <w:lang w:val="en-US"/>
        </w:rPr>
        <w:t>s</w:t>
      </w:r>
      <w:r w:rsidRPr="003935D6">
        <w:rPr>
          <w:lang w:val="en-US"/>
        </w:rPr>
        <w:t xml:space="preserve"> (</w:t>
      </w:r>
      <w:r w:rsidRPr="003935D6">
        <w:rPr>
          <w:i/>
          <w:iCs/>
          <w:lang w:val="en-US"/>
        </w:rPr>
        <w:t>t</w:t>
      </w:r>
      <w:r w:rsidRPr="003935D6">
        <w:rPr>
          <w:lang w:val="en-US"/>
        </w:rPr>
        <w:t xml:space="preserve">), and degrees of freedom (df) using </w:t>
      </w:r>
      <w:r w:rsidR="00EA1297">
        <w:rPr>
          <w:lang w:val="en-US"/>
        </w:rPr>
        <w:t>E</w:t>
      </w:r>
      <w:r w:rsidRPr="003935D6">
        <w:rPr>
          <w:lang w:val="en-US"/>
        </w:rPr>
        <w:t>quations</w:t>
      </w:r>
      <w:r w:rsidR="00FF588A">
        <w:rPr>
          <w:lang w:val="en-US"/>
        </w:rPr>
        <w:t xml:space="preserve"> 3-5</w:t>
      </w:r>
      <w:ins w:id="159" w:author="ian hussey" w:date="2026-06-15T21:06:00Z" w16du:dateUtc="2026-06-15T19:06:00Z">
        <w:r w:rsidR="000672F4">
          <w:rPr>
            <w:lang w:val="en-US"/>
          </w:rPr>
          <w:t xml:space="preserve"> (two-sided tests)</w:t>
        </w:r>
      </w:ins>
      <w:r w:rsidRPr="003935D6">
        <w:rPr>
          <w:lang w:val="en-US"/>
        </w:rPr>
        <w:t xml:space="preserve">. </w:t>
      </w:r>
    </w:p>
    <w:p w14:paraId="31CE245F" w14:textId="77777777" w:rsidR="00C718FD" w:rsidRPr="003935D6" w:rsidRDefault="00C718FD" w:rsidP="00127167">
      <w:pPr>
        <w:rPr>
          <w:lang w:val="en-US"/>
        </w:rPr>
      </w:pPr>
    </w:p>
    <w:p w14:paraId="3AAA3195" w14:textId="3D2EAEF9" w:rsidR="00BB4AF6" w:rsidRPr="003935D6" w:rsidRDefault="00000000" w:rsidP="00BB4AF6">
      <w:pPr>
        <w:pStyle w:val="eq"/>
        <w:rPr>
          <w:rFonts w:ascii="CMU Serif Roman" w:hAnsi="CMU Serif Roman"/>
          <w:i w:val="0"/>
          <w:lang w:val="en-US"/>
        </w:rPr>
      </w:pPr>
      <m:oMathPara>
        <m:oMath>
          <m:eqArr>
            <m:eqArrPr>
              <m:maxDist m:val="1"/>
              <m:ctrlPr>
                <w:ins w:id="160" w:author="ian hussey" w:date="2026-06-16T10:38:00Z" w16du:dateUtc="2026-06-16T08:38:00Z">
                  <w:rPr>
                    <w:lang w:val="en-US"/>
                  </w:rPr>
                </w:ins>
              </m:ctrlPr>
            </m:eqArrPr>
            <m:e>
              <m:r>
                <w:rPr>
                  <w:lang w:val="en-US"/>
                </w:rPr>
                <m:t xml:space="preserve">SE= </m:t>
              </m:r>
              <m:rad>
                <m:radPr>
                  <m:degHide m:val="1"/>
                  <m:ctrlPr>
                    <w:ins w:id="161" w:author="ian hussey" w:date="2026-06-16T10:38:00Z" w16du:dateUtc="2026-06-16T08:38:00Z">
                      <w:rPr>
                        <w:lang w:val="en-US"/>
                      </w:rPr>
                    </w:ins>
                  </m:ctrlPr>
                </m:radPr>
                <m:deg/>
                <m:e>
                  <m:f>
                    <m:fPr>
                      <m:ctrlPr>
                        <w:ins w:id="162" w:author="ian hussey" w:date="2026-06-16T10:38:00Z" w16du:dateUtc="2026-06-16T08:38:00Z">
                          <w:rPr>
                            <w:lang w:val="en-US"/>
                          </w:rPr>
                        </w:ins>
                      </m:ctrlPr>
                    </m:fPr>
                    <m:num>
                      <m:sSubSup>
                        <m:sSubSupPr>
                          <m:ctrlPr>
                            <w:ins w:id="163" w:author="ian hussey" w:date="2026-06-16T10:38:00Z" w16du:dateUtc="2026-06-16T08:38:00Z">
                              <w:rPr>
                                <w:lang w:val="en-US"/>
                              </w:rPr>
                            </w:ins>
                          </m:ctrlPr>
                        </m:sSubSupPr>
                        <m:e>
                          <m:r>
                            <w:rPr>
                              <w:lang w:val="en-US"/>
                            </w:rPr>
                            <m:t>SD</m:t>
                          </m:r>
                        </m:e>
                        <m:sub>
                          <m:r>
                            <w:rPr>
                              <w:lang w:val="en-US"/>
                            </w:rPr>
                            <m:t>1</m:t>
                          </m:r>
                        </m:sub>
                        <m:sup>
                          <m:r>
                            <w:rPr>
                              <w:lang w:val="en-US"/>
                            </w:rPr>
                            <m:t>2</m:t>
                          </m:r>
                        </m:sup>
                      </m:sSubSup>
                    </m:num>
                    <m:den>
                      <m:sSub>
                        <m:sSubPr>
                          <m:ctrlPr>
                            <w:ins w:id="164" w:author="ian hussey" w:date="2026-06-16T10:38:00Z" w16du:dateUtc="2026-06-16T08:38:00Z">
                              <w:rPr>
                                <w:lang w:val="en-US"/>
                              </w:rPr>
                            </w:ins>
                          </m:ctrlPr>
                        </m:sSubPr>
                        <m:e>
                          <m:r>
                            <w:rPr>
                              <w:lang w:val="en-US"/>
                            </w:rPr>
                            <m:t>n</m:t>
                          </m:r>
                        </m:e>
                        <m:sub>
                          <m:r>
                            <w:rPr>
                              <w:lang w:val="en-US"/>
                            </w:rPr>
                            <m:t>1</m:t>
                          </m:r>
                        </m:sub>
                      </m:sSub>
                    </m:den>
                  </m:f>
                  <m:r>
                    <w:rPr>
                      <w:lang w:val="en-US"/>
                    </w:rPr>
                    <m:t>+</m:t>
                  </m:r>
                  <m:f>
                    <m:fPr>
                      <m:ctrlPr>
                        <w:ins w:id="165" w:author="ian hussey" w:date="2026-06-16T10:38:00Z" w16du:dateUtc="2026-06-16T08:38:00Z">
                          <w:rPr>
                            <w:lang w:val="en-US"/>
                          </w:rPr>
                        </w:ins>
                      </m:ctrlPr>
                    </m:fPr>
                    <m:num>
                      <m:sSubSup>
                        <m:sSubSupPr>
                          <m:ctrlPr>
                            <w:ins w:id="166" w:author="ian hussey" w:date="2026-06-16T10:38:00Z" w16du:dateUtc="2026-06-16T08:38:00Z">
                              <w:rPr>
                                <w:lang w:val="en-US"/>
                              </w:rPr>
                            </w:ins>
                          </m:ctrlPr>
                        </m:sSubSupPr>
                        <m:e>
                          <m:r>
                            <w:rPr>
                              <w:lang w:val="en-US"/>
                            </w:rPr>
                            <m:t>SD</m:t>
                          </m:r>
                        </m:e>
                        <m:sub>
                          <m:r>
                            <w:rPr>
                              <w:lang w:val="en-US"/>
                            </w:rPr>
                            <m:t>2</m:t>
                          </m:r>
                        </m:sub>
                        <m:sup>
                          <m:r>
                            <w:rPr>
                              <w:lang w:val="en-US"/>
                            </w:rPr>
                            <m:t>2</m:t>
                          </m:r>
                        </m:sup>
                      </m:sSubSup>
                    </m:num>
                    <m:den>
                      <m:sSub>
                        <m:sSubPr>
                          <m:ctrlPr>
                            <w:ins w:id="167" w:author="ian hussey" w:date="2026-06-16T10:38:00Z" w16du:dateUtc="2026-06-16T08:38:00Z">
                              <w:rPr>
                                <w:lang w:val="en-US"/>
                              </w:rPr>
                            </w:ins>
                          </m:ctrlPr>
                        </m:sSubPr>
                        <m:e>
                          <m:r>
                            <w:rPr>
                              <w:lang w:val="en-US"/>
                            </w:rPr>
                            <m:t>n</m:t>
                          </m:r>
                        </m:e>
                        <m:sub>
                          <m:r>
                            <w:rPr>
                              <w:lang w:val="en-US"/>
                            </w:rPr>
                            <m:t>2</m:t>
                          </m:r>
                        </m:sub>
                      </m:sSub>
                    </m:den>
                  </m:f>
                </m:e>
              </m:rad>
              <m:r>
                <w:rPr>
                  <w:lang w:val="en-US"/>
                </w:rPr>
                <m:t>#(3)</m:t>
              </m:r>
            </m:e>
          </m:eqArr>
        </m:oMath>
      </m:oMathPara>
    </w:p>
    <w:p w14:paraId="1E564AE2" w14:textId="77777777" w:rsidR="00C718FD" w:rsidRPr="003935D6" w:rsidRDefault="00C718FD" w:rsidP="00127167">
      <w:pPr>
        <w:rPr>
          <w:lang w:val="en-US"/>
        </w:rPr>
      </w:pPr>
    </w:p>
    <w:p w14:paraId="622D7BF6" w14:textId="77777777" w:rsidR="001272BA" w:rsidRDefault="001272BA" w:rsidP="001272BA">
      <w:pPr>
        <w:pStyle w:val="eq"/>
        <w:ind w:firstLine="0"/>
        <w:rPr>
          <w:rFonts w:ascii="CMU Serif Roman" w:hAnsi="CMU Serif Roman"/>
          <w:lang w:val="en-US"/>
        </w:rPr>
      </w:pPr>
    </w:p>
    <w:p w14:paraId="4F7EC6A3" w14:textId="6058847B" w:rsidR="001272BA" w:rsidRPr="003935D6" w:rsidRDefault="00000000" w:rsidP="008678D0">
      <w:pPr>
        <w:pStyle w:val="eq"/>
        <w:rPr>
          <w:rFonts w:ascii="CMU Serif Roman" w:hAnsi="CMU Serif Roman"/>
          <w:lang w:val="en-US"/>
        </w:rPr>
      </w:pPr>
      <m:oMathPara>
        <m:oMath>
          <m:eqArr>
            <m:eqArrPr>
              <m:maxDist m:val="1"/>
              <m:ctrlPr>
                <w:ins w:id="168" w:author="ian hussey" w:date="2026-06-16T10:38:00Z" w16du:dateUtc="2026-06-16T08:38:00Z">
                  <w:rPr>
                    <w:lang w:val="en-US"/>
                  </w:rPr>
                </w:ins>
              </m:ctrlPr>
            </m:eqArrPr>
            <m:e>
              <m:r>
                <w:rPr>
                  <w:lang w:val="en-US"/>
                </w:rPr>
                <m:t xml:space="preserve">t= </m:t>
              </m:r>
              <m:f>
                <m:fPr>
                  <m:ctrlPr>
                    <w:ins w:id="169" w:author="ian hussey" w:date="2026-06-16T10:38:00Z" w16du:dateUtc="2026-06-16T08:38:00Z">
                      <w:rPr>
                        <w:lang w:val="en-US"/>
                      </w:rPr>
                    </w:ins>
                  </m:ctrlPr>
                </m:fPr>
                <m:num>
                  <m:sSub>
                    <m:sSubPr>
                      <m:ctrlPr>
                        <w:ins w:id="170" w:author="ian hussey" w:date="2026-06-16T10:38:00Z" w16du:dateUtc="2026-06-16T08:38:00Z">
                          <w:rPr>
                            <w:lang w:val="en-US"/>
                          </w:rPr>
                        </w:ins>
                      </m:ctrlPr>
                    </m:sSubPr>
                    <m:e>
                      <m:r>
                        <w:rPr>
                          <w:lang w:val="en-US"/>
                        </w:rPr>
                        <m:t>M</m:t>
                      </m:r>
                    </m:e>
                    <m:sub>
                      <m:r>
                        <w:rPr>
                          <w:lang w:val="en-US"/>
                        </w:rPr>
                        <m:t>1</m:t>
                      </m:r>
                    </m:sub>
                  </m:sSub>
                  <m:r>
                    <w:rPr>
                      <w:lang w:val="en-US"/>
                    </w:rPr>
                    <m:t xml:space="preserve">- </m:t>
                  </m:r>
                  <m:sSub>
                    <m:sSubPr>
                      <m:ctrlPr>
                        <w:ins w:id="171" w:author="ian hussey" w:date="2026-06-16T10:38:00Z" w16du:dateUtc="2026-06-16T08:38:00Z">
                          <w:rPr>
                            <w:lang w:val="en-US"/>
                          </w:rPr>
                        </w:ins>
                      </m:ctrlPr>
                    </m:sSubPr>
                    <m:e>
                      <m:r>
                        <w:rPr>
                          <w:lang w:val="en-US"/>
                        </w:rPr>
                        <m:t>M</m:t>
                      </m:r>
                    </m:e>
                    <m:sub>
                      <m:r>
                        <w:rPr>
                          <w:lang w:val="en-US"/>
                        </w:rPr>
                        <m:t>2</m:t>
                      </m:r>
                    </m:sub>
                  </m:sSub>
                </m:num>
                <m:den>
                  <m:r>
                    <w:rPr>
                      <w:lang w:val="en-US"/>
                    </w:rPr>
                    <m:t>SE</m:t>
                  </m:r>
                </m:den>
              </m:f>
              <m:r>
                <w:rPr>
                  <w:lang w:val="en-US"/>
                </w:rPr>
                <m:t>#</m:t>
              </m:r>
              <m:d>
                <m:dPr>
                  <m:ctrlPr>
                    <w:ins w:id="172" w:author="ian hussey" w:date="2026-06-16T10:38:00Z" w16du:dateUtc="2026-06-16T08:38:00Z">
                      <w:rPr>
                        <w:lang w:val="en-US"/>
                      </w:rPr>
                    </w:ins>
                  </m:ctrlPr>
                </m:dPr>
                <m:e>
                  <m:r>
                    <w:rPr>
                      <w:lang w:val="en-US"/>
                    </w:rPr>
                    <m:t>4</m:t>
                  </m:r>
                </m:e>
              </m:d>
            </m:e>
          </m:eqArr>
        </m:oMath>
      </m:oMathPara>
    </w:p>
    <w:p w14:paraId="210425CB" w14:textId="77777777" w:rsidR="00C718FD" w:rsidRPr="003935D6" w:rsidRDefault="00C718FD" w:rsidP="00127167">
      <w:pPr>
        <w:rPr>
          <w:lang w:val="en-US"/>
        </w:rPr>
      </w:pPr>
    </w:p>
    <w:p w14:paraId="2249CBB1" w14:textId="6C692CD2" w:rsidR="00BB4AF6" w:rsidRPr="003935D6" w:rsidRDefault="00000000" w:rsidP="00BB4AF6">
      <w:pPr>
        <w:pStyle w:val="eq"/>
        <w:rPr>
          <w:rFonts w:ascii="CMU Serif Roman" w:hAnsi="CMU Serif Roman"/>
          <w:i w:val="0"/>
          <w:lang w:val="en-US"/>
        </w:rPr>
      </w:pPr>
      <m:oMathPara>
        <m:oMath>
          <m:eqArr>
            <m:eqArrPr>
              <m:maxDist m:val="1"/>
              <m:ctrlPr>
                <w:ins w:id="173" w:author="ian hussey" w:date="2026-06-16T10:38:00Z" w16du:dateUtc="2026-06-16T08:38:00Z">
                  <w:rPr>
                    <w:lang w:val="en-US"/>
                  </w:rPr>
                </w:ins>
              </m:ctrlPr>
            </m:eqArrPr>
            <m:e>
              <m:r>
                <w:rPr>
                  <w:lang w:val="en-US"/>
                </w:rPr>
                <m:t xml:space="preserve">df= </m:t>
              </m:r>
              <m:f>
                <m:fPr>
                  <m:ctrlPr>
                    <w:ins w:id="174" w:author="ian hussey" w:date="2026-06-16T10:38:00Z" w16du:dateUtc="2026-06-16T08:38:00Z">
                      <w:rPr>
                        <w:lang w:val="en-US"/>
                      </w:rPr>
                    </w:ins>
                  </m:ctrlPr>
                </m:fPr>
                <m:num>
                  <m:sSup>
                    <m:sSupPr>
                      <m:ctrlPr>
                        <w:ins w:id="175" w:author="ian hussey" w:date="2026-06-16T10:38:00Z" w16du:dateUtc="2026-06-16T08:38:00Z">
                          <w:rPr>
                            <w:lang w:val="en-US"/>
                          </w:rPr>
                        </w:ins>
                      </m:ctrlPr>
                    </m:sSupPr>
                    <m:e>
                      <m:d>
                        <m:dPr>
                          <m:ctrlPr>
                            <w:ins w:id="176" w:author="ian hussey" w:date="2026-06-16T10:38:00Z" w16du:dateUtc="2026-06-16T08:38:00Z">
                              <w:rPr>
                                <w:lang w:val="en-US"/>
                              </w:rPr>
                            </w:ins>
                          </m:ctrlPr>
                        </m:dPr>
                        <m:e>
                          <m:f>
                            <m:fPr>
                              <m:ctrlPr>
                                <w:ins w:id="177" w:author="ian hussey" w:date="2026-06-16T10:38:00Z" w16du:dateUtc="2026-06-16T08:38:00Z">
                                  <w:rPr>
                                    <w:lang w:val="en-US"/>
                                  </w:rPr>
                                </w:ins>
                              </m:ctrlPr>
                            </m:fPr>
                            <m:num>
                              <m:sSubSup>
                                <m:sSubSupPr>
                                  <m:ctrlPr>
                                    <w:ins w:id="178" w:author="ian hussey" w:date="2026-06-16T10:38:00Z" w16du:dateUtc="2026-06-16T08:38:00Z">
                                      <w:rPr>
                                        <w:lang w:val="en-US"/>
                                      </w:rPr>
                                    </w:ins>
                                  </m:ctrlPr>
                                </m:sSubSupPr>
                                <m:e>
                                  <m:r>
                                    <w:rPr>
                                      <w:lang w:val="en-US"/>
                                    </w:rPr>
                                    <m:t>SD</m:t>
                                  </m:r>
                                </m:e>
                                <m:sub>
                                  <m:r>
                                    <w:rPr>
                                      <w:lang w:val="en-US"/>
                                    </w:rPr>
                                    <m:t>1</m:t>
                                  </m:r>
                                </m:sub>
                                <m:sup>
                                  <m:r>
                                    <w:rPr>
                                      <w:lang w:val="en-US"/>
                                    </w:rPr>
                                    <m:t>2</m:t>
                                  </m:r>
                                </m:sup>
                              </m:sSubSup>
                            </m:num>
                            <m:den>
                              <m:sSub>
                                <m:sSubPr>
                                  <m:ctrlPr>
                                    <w:ins w:id="179" w:author="ian hussey" w:date="2026-06-16T10:38:00Z" w16du:dateUtc="2026-06-16T08:38:00Z">
                                      <w:rPr>
                                        <w:lang w:val="en-US"/>
                                      </w:rPr>
                                    </w:ins>
                                  </m:ctrlPr>
                                </m:sSubPr>
                                <m:e>
                                  <m:r>
                                    <w:rPr>
                                      <w:lang w:val="en-US"/>
                                    </w:rPr>
                                    <m:t>n</m:t>
                                  </m:r>
                                </m:e>
                                <m:sub>
                                  <m:r>
                                    <w:rPr>
                                      <w:lang w:val="en-US"/>
                                    </w:rPr>
                                    <m:t>1</m:t>
                                  </m:r>
                                </m:sub>
                              </m:sSub>
                            </m:den>
                          </m:f>
                          <m:r>
                            <w:rPr>
                              <w:lang w:val="en-US"/>
                            </w:rPr>
                            <m:t>+</m:t>
                          </m:r>
                          <m:f>
                            <m:fPr>
                              <m:ctrlPr>
                                <w:ins w:id="180" w:author="ian hussey" w:date="2026-06-16T10:38:00Z" w16du:dateUtc="2026-06-16T08:38:00Z">
                                  <w:rPr>
                                    <w:lang w:val="en-US"/>
                                  </w:rPr>
                                </w:ins>
                              </m:ctrlPr>
                            </m:fPr>
                            <m:num>
                              <m:sSubSup>
                                <m:sSubSupPr>
                                  <m:ctrlPr>
                                    <w:ins w:id="181" w:author="ian hussey" w:date="2026-06-16T10:38:00Z" w16du:dateUtc="2026-06-16T08:38:00Z">
                                      <w:rPr>
                                        <w:lang w:val="en-US"/>
                                      </w:rPr>
                                    </w:ins>
                                  </m:ctrlPr>
                                </m:sSubSupPr>
                                <m:e>
                                  <m:r>
                                    <w:rPr>
                                      <w:lang w:val="en-US"/>
                                    </w:rPr>
                                    <m:t>SD</m:t>
                                  </m:r>
                                </m:e>
                                <m:sub>
                                  <m:r>
                                    <w:rPr>
                                      <w:lang w:val="en-US"/>
                                    </w:rPr>
                                    <m:t>2</m:t>
                                  </m:r>
                                </m:sub>
                                <m:sup>
                                  <m:r>
                                    <w:rPr>
                                      <w:lang w:val="en-US"/>
                                    </w:rPr>
                                    <m:t>2</m:t>
                                  </m:r>
                                </m:sup>
                              </m:sSubSup>
                            </m:num>
                            <m:den>
                              <m:sSub>
                                <m:sSubPr>
                                  <m:ctrlPr>
                                    <w:ins w:id="182" w:author="ian hussey" w:date="2026-06-16T10:38:00Z" w16du:dateUtc="2026-06-16T08:38:00Z">
                                      <w:rPr>
                                        <w:lang w:val="en-US"/>
                                      </w:rPr>
                                    </w:ins>
                                  </m:ctrlPr>
                                </m:sSubPr>
                                <m:e>
                                  <m:r>
                                    <w:rPr>
                                      <w:lang w:val="en-US"/>
                                    </w:rPr>
                                    <m:t>n</m:t>
                                  </m:r>
                                </m:e>
                                <m:sub>
                                  <m:r>
                                    <w:rPr>
                                      <w:lang w:val="en-US"/>
                                    </w:rPr>
                                    <m:t>2</m:t>
                                  </m:r>
                                </m:sub>
                              </m:sSub>
                            </m:den>
                          </m:f>
                        </m:e>
                      </m:d>
                    </m:e>
                    <m:sup>
                      <m:r>
                        <w:rPr>
                          <w:lang w:val="en-US"/>
                        </w:rPr>
                        <m:t>2</m:t>
                      </m:r>
                    </m:sup>
                  </m:sSup>
                </m:num>
                <m:den>
                  <m:f>
                    <m:fPr>
                      <m:ctrlPr>
                        <w:ins w:id="183" w:author="ian hussey" w:date="2026-06-16T10:38:00Z" w16du:dateUtc="2026-06-16T08:38:00Z">
                          <w:rPr>
                            <w:lang w:val="en-US"/>
                          </w:rPr>
                        </w:ins>
                      </m:ctrlPr>
                    </m:fPr>
                    <m:num>
                      <m:sSubSup>
                        <m:sSubSupPr>
                          <m:ctrlPr>
                            <w:ins w:id="184" w:author="ian hussey" w:date="2026-06-16T10:38:00Z" w16du:dateUtc="2026-06-16T08:38:00Z">
                              <w:rPr>
                                <w:lang w:val="en-US"/>
                              </w:rPr>
                            </w:ins>
                          </m:ctrlPr>
                        </m:sSubSupPr>
                        <m:e>
                          <m:r>
                            <w:rPr>
                              <w:lang w:val="en-US"/>
                            </w:rPr>
                            <m:t>SD</m:t>
                          </m:r>
                        </m:e>
                        <m:sub>
                          <m:r>
                            <w:rPr>
                              <w:lang w:val="en-US"/>
                            </w:rPr>
                            <m:t>1</m:t>
                          </m:r>
                        </m:sub>
                        <m:sup>
                          <m:r>
                            <w:rPr>
                              <w:lang w:val="en-US"/>
                            </w:rPr>
                            <m:t>2</m:t>
                          </m:r>
                        </m:sup>
                      </m:sSubSup>
                    </m:num>
                    <m:den>
                      <m:sSub>
                        <m:sSubPr>
                          <m:ctrlPr>
                            <w:ins w:id="185" w:author="ian hussey" w:date="2026-06-16T10:38:00Z" w16du:dateUtc="2026-06-16T08:38:00Z">
                              <w:rPr>
                                <w:lang w:val="en-US"/>
                              </w:rPr>
                            </w:ins>
                          </m:ctrlPr>
                        </m:sSubPr>
                        <m:e>
                          <m:r>
                            <w:rPr>
                              <w:lang w:val="en-US"/>
                            </w:rPr>
                            <m:t>n</m:t>
                          </m:r>
                        </m:e>
                        <m:sub>
                          <m:r>
                            <w:rPr>
                              <w:lang w:val="en-US"/>
                            </w:rPr>
                            <m:t>1</m:t>
                          </m:r>
                        </m:sub>
                      </m:sSub>
                      <m:r>
                        <w:rPr>
                          <w:lang w:val="en-US"/>
                        </w:rPr>
                        <m:t>-1</m:t>
                      </m:r>
                    </m:den>
                  </m:f>
                  <m:r>
                    <w:rPr>
                      <w:lang w:val="en-US"/>
                    </w:rPr>
                    <m:t>+</m:t>
                  </m:r>
                  <m:f>
                    <m:fPr>
                      <m:ctrlPr>
                        <w:ins w:id="186" w:author="ian hussey" w:date="2026-06-16T10:38:00Z" w16du:dateUtc="2026-06-16T08:38:00Z">
                          <w:rPr>
                            <w:lang w:val="en-US"/>
                          </w:rPr>
                        </w:ins>
                      </m:ctrlPr>
                    </m:fPr>
                    <m:num>
                      <m:sSubSup>
                        <m:sSubSupPr>
                          <m:ctrlPr>
                            <w:ins w:id="187" w:author="ian hussey" w:date="2026-06-16T10:38:00Z" w16du:dateUtc="2026-06-16T08:38:00Z">
                              <w:rPr>
                                <w:lang w:val="en-US"/>
                              </w:rPr>
                            </w:ins>
                          </m:ctrlPr>
                        </m:sSubSupPr>
                        <m:e>
                          <m:r>
                            <w:rPr>
                              <w:lang w:val="en-US"/>
                            </w:rPr>
                            <m:t>SD</m:t>
                          </m:r>
                        </m:e>
                        <m:sub>
                          <m:r>
                            <w:rPr>
                              <w:lang w:val="en-US"/>
                            </w:rPr>
                            <m:t>2</m:t>
                          </m:r>
                        </m:sub>
                        <m:sup>
                          <m:r>
                            <w:rPr>
                              <w:lang w:val="en-US"/>
                            </w:rPr>
                            <m:t>2</m:t>
                          </m:r>
                        </m:sup>
                      </m:sSubSup>
                    </m:num>
                    <m:den>
                      <m:sSub>
                        <m:sSubPr>
                          <m:ctrlPr>
                            <w:ins w:id="188" w:author="ian hussey" w:date="2026-06-16T10:38:00Z" w16du:dateUtc="2026-06-16T08:38:00Z">
                              <w:rPr>
                                <w:lang w:val="en-US"/>
                              </w:rPr>
                            </w:ins>
                          </m:ctrlPr>
                        </m:sSubPr>
                        <m:e>
                          <m:r>
                            <w:rPr>
                              <w:lang w:val="en-US"/>
                            </w:rPr>
                            <m:t>n</m:t>
                          </m:r>
                        </m:e>
                        <m:sub>
                          <m:r>
                            <w:rPr>
                              <w:lang w:val="en-US"/>
                            </w:rPr>
                            <m:t>2</m:t>
                          </m:r>
                        </m:sub>
                      </m:sSub>
                      <m:r>
                        <w:rPr>
                          <w:lang w:val="en-US"/>
                        </w:rPr>
                        <m:t>-1</m:t>
                      </m:r>
                    </m:den>
                  </m:f>
                </m:den>
              </m:f>
              <m:r>
                <w:rPr>
                  <w:lang w:val="en-US"/>
                </w:rPr>
                <m:t>#</m:t>
              </m:r>
              <m:d>
                <m:dPr>
                  <m:ctrlPr>
                    <w:ins w:id="189" w:author="ian hussey" w:date="2026-06-16T10:38:00Z" w16du:dateUtc="2026-06-16T08:38:00Z">
                      <w:rPr>
                        <w:lang w:val="en-US"/>
                      </w:rPr>
                    </w:ins>
                  </m:ctrlPr>
                </m:dPr>
                <m:e>
                  <m:r>
                    <w:rPr>
                      <w:lang w:val="en-US"/>
                    </w:rPr>
                    <m:t>5</m:t>
                  </m:r>
                </m:e>
              </m:d>
            </m:e>
          </m:eqArr>
        </m:oMath>
      </m:oMathPara>
    </w:p>
    <w:p w14:paraId="79868E5F" w14:textId="77777777" w:rsidR="00C718FD" w:rsidRPr="003935D6" w:rsidRDefault="00C718FD" w:rsidP="00127167">
      <w:pPr>
        <w:rPr>
          <w:lang w:val="en-US"/>
        </w:rPr>
      </w:pPr>
    </w:p>
    <w:p w14:paraId="3A10D543" w14:textId="1BB22703" w:rsidR="00C718FD" w:rsidRPr="003935D6" w:rsidRDefault="00C718FD" w:rsidP="00127167">
      <w:pPr>
        <w:rPr>
          <w:lang w:val="en-US"/>
        </w:rPr>
      </w:pPr>
      <w:r w:rsidRPr="003935D6">
        <w:rPr>
          <w:lang w:val="en-US"/>
        </w:rPr>
        <w:t>Hedge</w:t>
      </w:r>
      <w:del w:id="190" w:author="ian hussey" w:date="2026-06-16T08:54:00Z" w16du:dateUtc="2026-06-16T06:54:00Z">
        <w:r w:rsidRPr="003935D6" w:rsidDel="00214997">
          <w:rPr>
            <w:lang w:val="en-US"/>
          </w:rPr>
          <w:delText>’</w:delText>
        </w:r>
      </w:del>
      <w:r w:rsidRPr="003935D6">
        <w:rPr>
          <w:lang w:val="en-US"/>
        </w:rPr>
        <w:t>s</w:t>
      </w:r>
      <w:ins w:id="191" w:author="ian hussey" w:date="2026-06-16T08:54:00Z" w16du:dateUtc="2026-06-16T06:54:00Z">
        <w:r w:rsidR="00214997">
          <w:rPr>
            <w:lang w:val="en-US"/>
          </w:rPr>
          <w:t>’</w:t>
        </w:r>
      </w:ins>
      <w:r w:rsidRPr="003935D6">
        <w:rPr>
          <w:lang w:val="en-US"/>
        </w:rPr>
        <w:t xml:space="preserve"> </w:t>
      </w:r>
      <w:r w:rsidRPr="003935D6">
        <w:rPr>
          <w:i/>
          <w:iCs/>
          <w:lang w:val="en-US"/>
        </w:rPr>
        <w:t>g</w:t>
      </w:r>
      <w:r w:rsidRPr="003935D6">
        <w:rPr>
          <w:lang w:val="en-US"/>
        </w:rPr>
        <w:t xml:space="preserve"> effect size, a version of Cohen’s </w:t>
      </w:r>
      <w:r w:rsidRPr="003935D6">
        <w:rPr>
          <w:i/>
          <w:iCs/>
          <w:lang w:val="en-US"/>
        </w:rPr>
        <w:t>d</w:t>
      </w:r>
      <w:r w:rsidRPr="003935D6">
        <w:rPr>
          <w:lang w:val="en-US"/>
        </w:rPr>
        <w:t xml:space="preserve"> with a bias correction for small sample sizes, was calculated using </w:t>
      </w:r>
      <w:r w:rsidR="00EA1297">
        <w:rPr>
          <w:lang w:val="en-US"/>
        </w:rPr>
        <w:t>E</w:t>
      </w:r>
      <w:r w:rsidRPr="003935D6">
        <w:rPr>
          <w:lang w:val="en-US"/>
        </w:rPr>
        <w:t>quation</w:t>
      </w:r>
      <w:r w:rsidR="00FF588A">
        <w:rPr>
          <w:lang w:val="en-US"/>
        </w:rPr>
        <w:t xml:space="preserve"> 6</w:t>
      </w:r>
      <w:r w:rsidRPr="003935D6">
        <w:rPr>
          <w:lang w:val="en-US"/>
        </w:rPr>
        <w:t>.</w:t>
      </w:r>
      <w:ins w:id="192" w:author="ian hussey" w:date="2026-06-15T21:07:00Z" w16du:dateUtc="2026-06-15T19:07:00Z">
        <w:r w:rsidR="002A218E">
          <w:rPr>
            <w:lang w:val="en-US"/>
          </w:rPr>
          <w:t xml:space="preserve"> Positive values represent greater reductions</w:t>
        </w:r>
      </w:ins>
      <w:ins w:id="193" w:author="ian hussey" w:date="2026-06-15T21:08:00Z" w16du:dateUtc="2026-06-15T19:08:00Z">
        <w:r w:rsidR="002A218E">
          <w:rPr>
            <w:lang w:val="en-US"/>
          </w:rPr>
          <w:t xml:space="preserve"> in distress</w:t>
        </w:r>
      </w:ins>
      <w:ins w:id="194" w:author="ian hussey" w:date="2026-06-15T21:07:00Z" w16du:dateUtc="2026-06-15T19:07:00Z">
        <w:r w:rsidR="002A218E">
          <w:rPr>
            <w:lang w:val="en-US"/>
          </w:rPr>
          <w:t xml:space="preserve"> in the hierarchical condition </w:t>
        </w:r>
      </w:ins>
      <w:ins w:id="195" w:author="ian hussey" w:date="2026-06-15T21:08:00Z" w16du:dateUtc="2026-06-15T19:08:00Z">
        <w:r w:rsidR="002A218E">
          <w:rPr>
            <w:lang w:val="en-US"/>
          </w:rPr>
          <w:t xml:space="preserve">then </w:t>
        </w:r>
      </w:ins>
      <w:ins w:id="196" w:author="ian hussey" w:date="2026-06-15T21:07:00Z" w16du:dateUtc="2026-06-15T19:07:00Z">
        <w:r w:rsidR="002A218E">
          <w:rPr>
            <w:lang w:val="en-US"/>
          </w:rPr>
          <w:t xml:space="preserve">the </w:t>
        </w:r>
      </w:ins>
      <w:ins w:id="197" w:author="ian hussey" w:date="2026-06-15T21:08:00Z" w16du:dateUtc="2026-06-15T19:08:00Z">
        <w:r w:rsidR="002A218E">
          <w:rPr>
            <w:lang w:val="en-US"/>
          </w:rPr>
          <w:t>distinction condition.</w:t>
        </w:r>
      </w:ins>
    </w:p>
    <w:p w14:paraId="32D243D5" w14:textId="77777777" w:rsidR="00C718FD" w:rsidRPr="003935D6" w:rsidRDefault="00C718FD" w:rsidP="00127167">
      <w:pPr>
        <w:rPr>
          <w:lang w:val="en-US"/>
        </w:rPr>
      </w:pPr>
    </w:p>
    <w:p w14:paraId="478109B6" w14:textId="2A97496C" w:rsidR="00C718FD" w:rsidRPr="003935D6" w:rsidRDefault="00000000" w:rsidP="008678D0">
      <w:pPr>
        <w:pStyle w:val="eq"/>
        <w:rPr>
          <w:rFonts w:ascii="CMU Serif Roman" w:hAnsi="CMU Serif Roman"/>
          <w:i w:val="0"/>
          <w:lang w:val="en-US"/>
        </w:rPr>
      </w:pPr>
      <m:oMathPara>
        <m:oMath>
          <m:eqArr>
            <m:eqArrPr>
              <m:maxDist m:val="1"/>
              <m:ctrlPr>
                <w:ins w:id="198" w:author="ian hussey" w:date="2026-06-16T10:38:00Z" w16du:dateUtc="2026-06-16T08:38:00Z">
                  <w:rPr>
                    <w:lang w:val="en-US"/>
                  </w:rPr>
                </w:ins>
              </m:ctrlPr>
            </m:eqArrPr>
            <m:e>
              <m:r>
                <w:rPr>
                  <w:lang w:val="en-US"/>
                </w:rPr>
                <m:t xml:space="preserve">g= </m:t>
              </m:r>
              <m:f>
                <m:fPr>
                  <m:ctrlPr>
                    <w:ins w:id="199" w:author="ian hussey" w:date="2026-06-16T10:38:00Z" w16du:dateUtc="2026-06-16T08:38:00Z">
                      <w:rPr>
                        <w:lang w:val="en-US"/>
                      </w:rPr>
                    </w:ins>
                  </m:ctrlPr>
                </m:fPr>
                <m:num>
                  <m:sSub>
                    <m:sSubPr>
                      <m:ctrlPr>
                        <w:ins w:id="200" w:author="ian hussey" w:date="2026-06-16T10:38:00Z" w16du:dateUtc="2026-06-16T08:38:00Z">
                          <w:rPr>
                            <w:lang w:val="en-US"/>
                          </w:rPr>
                        </w:ins>
                      </m:ctrlPr>
                    </m:sSubPr>
                    <m:e>
                      <m:r>
                        <w:rPr>
                          <w:lang w:val="en-US"/>
                        </w:rPr>
                        <m:t>M</m:t>
                      </m:r>
                    </m:e>
                    <m:sub>
                      <m:r>
                        <w:rPr>
                          <w:lang w:val="en-US"/>
                        </w:rPr>
                        <m:t>1</m:t>
                      </m:r>
                    </m:sub>
                  </m:sSub>
                  <m:r>
                    <w:rPr>
                      <w:lang w:val="en-US"/>
                    </w:rPr>
                    <m:t>-</m:t>
                  </m:r>
                  <m:sSub>
                    <m:sSubPr>
                      <m:ctrlPr>
                        <w:ins w:id="201" w:author="ian hussey" w:date="2026-06-16T10:38:00Z" w16du:dateUtc="2026-06-16T08:38:00Z">
                          <w:rPr>
                            <w:lang w:val="en-US"/>
                          </w:rPr>
                        </w:ins>
                      </m:ctrlPr>
                    </m:sSubPr>
                    <m:e>
                      <m:r>
                        <w:rPr>
                          <w:lang w:val="en-US"/>
                        </w:rPr>
                        <m:t>M</m:t>
                      </m:r>
                    </m:e>
                    <m:sub>
                      <m:r>
                        <w:rPr>
                          <w:lang w:val="en-US"/>
                        </w:rPr>
                        <m:t>2</m:t>
                      </m:r>
                    </m:sub>
                  </m:sSub>
                </m:num>
                <m:den>
                  <m:rad>
                    <m:radPr>
                      <m:degHide m:val="1"/>
                      <m:ctrlPr>
                        <w:ins w:id="202" w:author="ian hussey" w:date="2026-06-16T10:38:00Z" w16du:dateUtc="2026-06-16T08:38:00Z">
                          <w:rPr>
                            <w:lang w:val="en-US"/>
                          </w:rPr>
                        </w:ins>
                      </m:ctrlPr>
                    </m:radPr>
                    <m:deg/>
                    <m:e>
                      <m:f>
                        <m:fPr>
                          <m:ctrlPr>
                            <w:ins w:id="203" w:author="ian hussey" w:date="2026-06-16T10:38:00Z" w16du:dateUtc="2026-06-16T08:38:00Z">
                              <w:rPr>
                                <w:lang w:val="en-US"/>
                              </w:rPr>
                            </w:ins>
                          </m:ctrlPr>
                        </m:fPr>
                        <m:num>
                          <m:sSubSup>
                            <m:sSubSupPr>
                              <m:ctrlPr>
                                <w:ins w:id="204" w:author="ian hussey" w:date="2026-06-16T10:38:00Z" w16du:dateUtc="2026-06-16T08:38:00Z">
                                  <w:rPr>
                                    <w:lang w:val="en-US"/>
                                  </w:rPr>
                                </w:ins>
                              </m:ctrlPr>
                            </m:sSubSupPr>
                            <m:e>
                              <m:r>
                                <w:rPr>
                                  <w:lang w:val="en-US"/>
                                </w:rPr>
                                <m:t>SD</m:t>
                              </m:r>
                            </m:e>
                            <m:sub>
                              <m:r>
                                <w:rPr>
                                  <w:lang w:val="en-US"/>
                                </w:rPr>
                                <m:t>1</m:t>
                              </m:r>
                            </m:sub>
                            <m:sup>
                              <m:r>
                                <w:rPr>
                                  <w:lang w:val="en-US"/>
                                </w:rPr>
                                <m:t>2</m:t>
                              </m:r>
                            </m:sup>
                          </m:sSubSup>
                          <m:r>
                            <w:rPr>
                              <w:lang w:val="en-US"/>
                            </w:rPr>
                            <m:t xml:space="preserve">+ </m:t>
                          </m:r>
                          <m:sSubSup>
                            <m:sSubSupPr>
                              <m:ctrlPr>
                                <w:ins w:id="205" w:author="ian hussey" w:date="2026-06-16T10:38:00Z" w16du:dateUtc="2026-06-16T08:38:00Z">
                                  <w:rPr>
                                    <w:lang w:val="en-US"/>
                                  </w:rPr>
                                </w:ins>
                              </m:ctrlPr>
                            </m:sSubSupPr>
                            <m:e>
                              <m:r>
                                <w:rPr>
                                  <w:lang w:val="en-US"/>
                                </w:rPr>
                                <m:t>SD</m:t>
                              </m:r>
                            </m:e>
                            <m:sub>
                              <m:r>
                                <w:rPr>
                                  <w:lang w:val="en-US"/>
                                </w:rPr>
                                <m:t>2</m:t>
                              </m:r>
                            </m:sub>
                            <m:sup>
                              <m:r>
                                <w:rPr>
                                  <w:lang w:val="en-US"/>
                                </w:rPr>
                                <m:t>2</m:t>
                              </m:r>
                            </m:sup>
                          </m:sSubSup>
                        </m:num>
                        <m:den>
                          <m:r>
                            <w:rPr>
                              <w:lang w:val="en-US"/>
                            </w:rPr>
                            <m:t>2</m:t>
                          </m:r>
                        </m:den>
                      </m:f>
                    </m:e>
                  </m:rad>
                </m:den>
              </m:f>
              <m:r>
                <w:rPr>
                  <w:lang w:val="en-US"/>
                </w:rPr>
                <m:t xml:space="preserve"> ×  </m:t>
              </m:r>
              <m:d>
                <m:dPr>
                  <m:ctrlPr>
                    <w:ins w:id="206" w:author="ian hussey" w:date="2026-06-16T10:38:00Z" w16du:dateUtc="2026-06-16T08:38:00Z">
                      <w:rPr>
                        <w:lang w:val="en-US"/>
                      </w:rPr>
                    </w:ins>
                  </m:ctrlPr>
                </m:dPr>
                <m:e>
                  <m:r>
                    <w:rPr>
                      <w:lang w:val="en-US"/>
                    </w:rPr>
                    <m:t xml:space="preserve">1- </m:t>
                  </m:r>
                  <m:d>
                    <m:dPr>
                      <m:ctrlPr>
                        <w:ins w:id="207" w:author="ian hussey" w:date="2026-06-16T10:38:00Z" w16du:dateUtc="2026-06-16T08:38:00Z">
                          <w:rPr>
                            <w:lang w:val="en-US"/>
                          </w:rPr>
                        </w:ins>
                      </m:ctrlPr>
                    </m:dPr>
                    <m:e>
                      <m:f>
                        <m:fPr>
                          <m:ctrlPr>
                            <w:ins w:id="208" w:author="ian hussey" w:date="2026-06-16T10:38:00Z" w16du:dateUtc="2026-06-16T08:38:00Z">
                              <w:rPr>
                                <w:lang w:val="en-US"/>
                              </w:rPr>
                            </w:ins>
                          </m:ctrlPr>
                        </m:fPr>
                        <m:num>
                          <m:r>
                            <w:rPr>
                              <w:lang w:val="en-US"/>
                            </w:rPr>
                            <m:t>3</m:t>
                          </m:r>
                        </m:num>
                        <m:den>
                          <m:r>
                            <w:rPr>
                              <w:lang w:val="en-US"/>
                            </w:rPr>
                            <m:t>4×</m:t>
                          </m:r>
                          <m:d>
                            <m:dPr>
                              <m:ctrlPr>
                                <w:ins w:id="209" w:author="ian hussey" w:date="2026-06-16T10:38:00Z" w16du:dateUtc="2026-06-16T08:38:00Z">
                                  <w:rPr>
                                    <w:lang w:val="en-US"/>
                                  </w:rPr>
                                </w:ins>
                              </m:ctrlPr>
                            </m:dPr>
                            <m:e>
                              <m:sSub>
                                <m:sSubPr>
                                  <m:ctrlPr>
                                    <w:ins w:id="210" w:author="ian hussey" w:date="2026-06-16T10:38:00Z" w16du:dateUtc="2026-06-16T08:38:00Z">
                                      <w:rPr>
                                        <w:lang w:val="en-US"/>
                                      </w:rPr>
                                    </w:ins>
                                  </m:ctrlPr>
                                </m:sSubPr>
                                <m:e>
                                  <m:r>
                                    <w:rPr>
                                      <w:lang w:val="en-US"/>
                                    </w:rPr>
                                    <m:t>n</m:t>
                                  </m:r>
                                </m:e>
                                <m:sub>
                                  <m:r>
                                    <w:rPr>
                                      <w:lang w:val="en-US"/>
                                    </w:rPr>
                                    <m:t>1</m:t>
                                  </m:r>
                                </m:sub>
                              </m:sSub>
                              <m:r>
                                <w:rPr>
                                  <w:lang w:val="en-US"/>
                                </w:rPr>
                                <m:t>+</m:t>
                              </m:r>
                              <m:sSub>
                                <m:sSubPr>
                                  <m:ctrlPr>
                                    <w:ins w:id="211" w:author="ian hussey" w:date="2026-06-16T10:38:00Z" w16du:dateUtc="2026-06-16T08:38:00Z">
                                      <w:rPr>
                                        <w:lang w:val="en-US"/>
                                      </w:rPr>
                                    </w:ins>
                                  </m:ctrlPr>
                                </m:sSubPr>
                                <m:e>
                                  <m:r>
                                    <w:rPr>
                                      <w:lang w:val="en-US"/>
                                    </w:rPr>
                                    <m:t>n</m:t>
                                  </m:r>
                                </m:e>
                                <m:sub>
                                  <m:r>
                                    <w:rPr>
                                      <w:lang w:val="en-US"/>
                                    </w:rPr>
                                    <m:t>2</m:t>
                                  </m:r>
                                </m:sub>
                              </m:sSub>
                              <m:r>
                                <w:rPr>
                                  <w:lang w:val="en-US"/>
                                </w:rPr>
                                <m:t>-2</m:t>
                              </m:r>
                            </m:e>
                          </m:d>
                          <m:r>
                            <w:rPr>
                              <w:lang w:val="en-US"/>
                            </w:rPr>
                            <m:t>-1</m:t>
                          </m:r>
                        </m:den>
                      </m:f>
                    </m:e>
                  </m:d>
                </m:e>
              </m:d>
              <m:r>
                <w:rPr>
                  <w:lang w:val="en-US"/>
                </w:rPr>
                <m:t>#</m:t>
              </m:r>
              <m:d>
                <m:dPr>
                  <m:ctrlPr>
                    <w:ins w:id="212" w:author="ian hussey" w:date="2026-06-16T10:38:00Z" w16du:dateUtc="2026-06-16T08:38:00Z">
                      <w:rPr>
                        <w:lang w:val="en-US"/>
                      </w:rPr>
                    </w:ins>
                  </m:ctrlPr>
                </m:dPr>
                <m:e>
                  <m:r>
                    <w:rPr>
                      <w:lang w:val="en-US"/>
                    </w:rPr>
                    <m:t>6</m:t>
                  </m:r>
                </m:e>
              </m:d>
            </m:e>
          </m:eqArr>
        </m:oMath>
      </m:oMathPara>
    </w:p>
    <w:p w14:paraId="29E2B721" w14:textId="77777777" w:rsidR="00755B9F" w:rsidRPr="003935D6" w:rsidRDefault="00755B9F" w:rsidP="00755B9F">
      <w:pPr>
        <w:ind w:firstLine="0"/>
        <w:rPr>
          <w:i/>
          <w:iCs/>
          <w:lang w:val="en-US"/>
        </w:rPr>
      </w:pPr>
    </w:p>
    <w:p w14:paraId="64FFBFA7" w14:textId="242300D9" w:rsidR="00B575FA" w:rsidRPr="003935D6" w:rsidRDefault="001468CD" w:rsidP="006870F8">
      <w:pPr>
        <w:pStyle w:val="Heading3"/>
        <w:rPr>
          <w:lang w:val="en-US"/>
        </w:rPr>
      </w:pPr>
      <w:r w:rsidRPr="003935D6">
        <w:rPr>
          <w:i/>
          <w:iCs/>
          <w:lang w:val="en-US"/>
        </w:rPr>
        <w:t>p</w:t>
      </w:r>
      <w:r w:rsidRPr="003935D6">
        <w:rPr>
          <w:lang w:val="en-US"/>
        </w:rPr>
        <w:t xml:space="preserve"> values and multiple</w:t>
      </w:r>
      <w:r w:rsidR="00B575FA" w:rsidRPr="003935D6">
        <w:rPr>
          <w:lang w:val="en-US"/>
        </w:rPr>
        <w:t xml:space="preserve"> testing corrections</w:t>
      </w:r>
    </w:p>
    <w:p w14:paraId="2C4B0EA8" w14:textId="505DDCB8" w:rsidR="00B575FA" w:rsidRPr="003935D6" w:rsidRDefault="00B575FA" w:rsidP="0069712B">
      <w:pPr>
        <w:rPr>
          <w:lang w:val="en-US"/>
        </w:rPr>
      </w:pPr>
      <w:r w:rsidRPr="003935D6">
        <w:rPr>
          <w:lang w:val="en-US"/>
        </w:rPr>
        <w:t xml:space="preserve">When performing multiple tests of a more general hypothesis using multiple correlated outcome measures, as here where measures of anxiety, discomfort, and stress are used to make conclusions about distress more generally, researchers are typically advised to maintain the severity of their hypothesis test (i.e., their false positive rate) using familywise error corrections. </w:t>
      </w:r>
      <w:r w:rsidR="00976749" w:rsidRPr="003935D6">
        <w:rPr>
          <w:lang w:val="en-US"/>
        </w:rPr>
        <w:t xml:space="preserve">Although not doing so provides a weaker test, this may still represent a legitimate choice between researchers (i.e., some may be more willing to provide a weaker test). </w:t>
      </w:r>
      <w:r w:rsidR="001468CD" w:rsidRPr="003935D6">
        <w:rPr>
          <w:lang w:val="en-US"/>
        </w:rPr>
        <w:t xml:space="preserve">I therefore calculated both </w:t>
      </w:r>
      <w:r w:rsidR="001468CD" w:rsidRPr="003935D6">
        <w:rPr>
          <w:i/>
          <w:iCs/>
          <w:lang w:val="en-US"/>
        </w:rPr>
        <w:t>p</w:t>
      </w:r>
      <w:r w:rsidR="001468CD" w:rsidRPr="003935D6">
        <w:rPr>
          <w:lang w:val="en-US"/>
        </w:rPr>
        <w:t xml:space="preserve"> values (using </w:t>
      </w:r>
      <w:r w:rsidR="001468CD" w:rsidRPr="003935D6">
        <w:rPr>
          <w:i/>
          <w:iCs/>
          <w:lang w:val="en-US"/>
        </w:rPr>
        <w:t>t</w:t>
      </w:r>
      <w:r w:rsidR="001468CD" w:rsidRPr="003935D6">
        <w:rPr>
          <w:lang w:val="en-US"/>
        </w:rPr>
        <w:t xml:space="preserve"> and </w:t>
      </w:r>
      <w:r w:rsidR="001468CD" w:rsidRPr="00D93BA7">
        <w:rPr>
          <w:i/>
          <w:iCs/>
          <w:lang w:val="en-US"/>
        </w:rPr>
        <w:t>df</w:t>
      </w:r>
      <w:r w:rsidR="001468CD" w:rsidRPr="003935D6">
        <w:rPr>
          <w:lang w:val="en-US"/>
        </w:rPr>
        <w:t xml:space="preserve">) and Bonferroni-corrected </w:t>
      </w:r>
      <w:r w:rsidR="001468CD" w:rsidRPr="003935D6">
        <w:rPr>
          <w:i/>
          <w:iCs/>
          <w:lang w:val="en-US"/>
        </w:rPr>
        <w:t>p</w:t>
      </w:r>
      <w:r w:rsidR="001468CD" w:rsidRPr="003935D6">
        <w:rPr>
          <w:lang w:val="en-US"/>
        </w:rPr>
        <w:t xml:space="preserve"> values. For </w:t>
      </w:r>
      <w:r w:rsidR="00944BDD" w:rsidRPr="003935D6">
        <w:rPr>
          <w:lang w:val="en-US"/>
        </w:rPr>
        <w:t>Hedges’ g effect sizes, I calculated both 95% Confidence Intervals and</w:t>
      </w:r>
      <w:r w:rsidR="001468CD" w:rsidRPr="003935D6">
        <w:rPr>
          <w:lang w:val="en-US"/>
        </w:rPr>
        <w:t xml:space="preserve"> </w:t>
      </w:r>
      <w:r w:rsidR="00944BDD" w:rsidRPr="003935D6">
        <w:rPr>
          <w:lang w:val="en-US"/>
        </w:rPr>
        <w:t xml:space="preserve">98.33% Confidence Intervals, which correspond to </w:t>
      </w:r>
      <w:r w:rsidR="00944BDD" w:rsidRPr="003935D6">
        <w:rPr>
          <w:lang w:val="en-US"/>
        </w:rPr>
        <w:t xml:space="preserve">the correct Bonferroni </w:t>
      </w:r>
      <w:r w:rsidR="00E03304" w:rsidRPr="003935D6">
        <w:rPr>
          <w:lang w:val="en-US"/>
        </w:rPr>
        <w:t>adjustment</w:t>
      </w:r>
      <w:r w:rsidR="00944BDD" w:rsidRPr="003935D6">
        <w:rPr>
          <w:lang w:val="en-US"/>
        </w:rPr>
        <w:t xml:space="preserve"> for three outcome variables (i.e., 1 – [0.05 / 3]).</w:t>
      </w:r>
      <w:r w:rsidR="000C5861" w:rsidRPr="003935D6">
        <w:rPr>
          <w:lang w:val="en-US"/>
        </w:rPr>
        <w:t xml:space="preserve"> Both intervals were employed in the </w:t>
      </w:r>
      <w:r w:rsidR="00531C68" w:rsidRPr="003935D6">
        <w:rPr>
          <w:lang w:val="en-US"/>
        </w:rPr>
        <w:t xml:space="preserve">multiverse analysis to assess the robustness of conclusions to this analytic choice. </w:t>
      </w:r>
    </w:p>
    <w:p w14:paraId="64C1CAAA" w14:textId="6DA18245" w:rsidR="00755B9F" w:rsidRPr="003935D6" w:rsidRDefault="00C135A6" w:rsidP="006870F8">
      <w:pPr>
        <w:pStyle w:val="Heading3"/>
        <w:rPr>
          <w:lang w:val="en-US"/>
        </w:rPr>
      </w:pPr>
      <w:r w:rsidRPr="003935D6">
        <w:rPr>
          <w:lang w:val="en-US"/>
        </w:rPr>
        <w:t xml:space="preserve">Hypothesis tests using a </w:t>
      </w:r>
      <w:r w:rsidR="00755B9F" w:rsidRPr="003935D6">
        <w:rPr>
          <w:lang w:val="en-US"/>
        </w:rPr>
        <w:t xml:space="preserve">pooled </w:t>
      </w:r>
      <w:r w:rsidRPr="003935D6">
        <w:rPr>
          <w:lang w:val="en-US"/>
        </w:rPr>
        <w:t xml:space="preserve">outcome </w:t>
      </w:r>
      <w:r w:rsidR="00755B9F" w:rsidRPr="003935D6">
        <w:rPr>
          <w:lang w:val="en-US"/>
        </w:rPr>
        <w:t>measure of distress</w:t>
      </w:r>
    </w:p>
    <w:p w14:paraId="76D03E03" w14:textId="35ADAA89" w:rsidR="00755B9F" w:rsidRPr="003935D6" w:rsidRDefault="00755B9F" w:rsidP="00073F28">
      <w:pPr>
        <w:rPr>
          <w:lang w:val="en-US"/>
        </w:rPr>
      </w:pPr>
      <w:r w:rsidRPr="003935D6">
        <w:rPr>
          <w:lang w:val="en-US"/>
        </w:rPr>
        <w:t xml:space="preserve">As discussed previously, Foody et al. (2013) make claims in their abstract and discussion regarding the superiority of the hierarchical intervention over the distinction intervention with regard to decreasing “distress” </w:t>
      </w:r>
      <w:r w:rsidRPr="003935D6">
        <w:rPr>
          <w:i/>
          <w:iCs/>
          <w:lang w:val="en-US"/>
        </w:rPr>
        <w:t>in general</w:t>
      </w:r>
      <w:r w:rsidRPr="003935D6">
        <w:rPr>
          <w:lang w:val="en-US"/>
        </w:rPr>
        <w:t xml:space="preserve"> rather than </w:t>
      </w:r>
      <w:r w:rsidR="00846674" w:rsidRPr="003935D6">
        <w:rPr>
          <w:lang w:val="en-US"/>
        </w:rPr>
        <w:t xml:space="preserve">with regards to </w:t>
      </w:r>
      <w:r w:rsidRPr="003935D6">
        <w:rPr>
          <w:lang w:val="en-US"/>
        </w:rPr>
        <w:t xml:space="preserve">their three component outcome measures (discomfort, anxiety, and stress). Whether or not it is appropriate </w:t>
      </w:r>
      <w:r w:rsidR="00FE0B78" w:rsidRPr="003935D6">
        <w:rPr>
          <w:lang w:val="en-US"/>
        </w:rPr>
        <w:t xml:space="preserve">from a measurement perspective </w:t>
      </w:r>
      <w:r w:rsidRPr="003935D6">
        <w:rPr>
          <w:lang w:val="en-US"/>
        </w:rPr>
        <w:t xml:space="preserve">to treat these three ad hoc measures as valid measures of a latent “distress” variable cannot be answered </w:t>
      </w:r>
      <w:r w:rsidR="004C345E" w:rsidRPr="003935D6">
        <w:rPr>
          <w:lang w:val="en-US"/>
        </w:rPr>
        <w:t>without access to the original data (or possibly via new data collection)</w:t>
      </w:r>
      <w:r w:rsidRPr="003935D6">
        <w:rPr>
          <w:lang w:val="en-US"/>
        </w:rPr>
        <w:t xml:space="preserve">. </w:t>
      </w:r>
      <w:r w:rsidR="00384CF2" w:rsidRPr="003935D6">
        <w:rPr>
          <w:lang w:val="en-US"/>
        </w:rPr>
        <w:t>Nonetheless</w:t>
      </w:r>
      <w:r w:rsidRPr="003935D6">
        <w:rPr>
          <w:lang w:val="en-US"/>
        </w:rPr>
        <w:t xml:space="preserve">, it is possible to calculate a single </w:t>
      </w:r>
      <w:r w:rsidR="00180886" w:rsidRPr="003935D6">
        <w:rPr>
          <w:lang w:val="en-US"/>
        </w:rPr>
        <w:t xml:space="preserve">pooled outcome measure to </w:t>
      </w:r>
      <w:r w:rsidRPr="003935D6">
        <w:rPr>
          <w:lang w:val="en-US"/>
        </w:rPr>
        <w:t xml:space="preserve">test </w:t>
      </w:r>
      <w:r w:rsidR="00180886" w:rsidRPr="003935D6">
        <w:rPr>
          <w:lang w:val="en-US"/>
        </w:rPr>
        <w:t>this more general claim</w:t>
      </w:r>
      <w:r w:rsidRPr="003935D6">
        <w:rPr>
          <w:lang w:val="en-US"/>
        </w:rPr>
        <w:t xml:space="preserve">. This would also serve to </w:t>
      </w:r>
      <w:r w:rsidR="00272DA6" w:rsidRPr="003935D6">
        <w:rPr>
          <w:lang w:val="en-US"/>
        </w:rPr>
        <w:t xml:space="preserve">avoid any potential issues with regard to how to interpret </w:t>
      </w:r>
      <w:r w:rsidRPr="003935D6">
        <w:rPr>
          <w:lang w:val="en-US"/>
        </w:rPr>
        <w:t xml:space="preserve">a mix of significant and non-significant results </w:t>
      </w:r>
      <w:r w:rsidR="00272DA6" w:rsidRPr="003935D6">
        <w:rPr>
          <w:lang w:val="en-US"/>
        </w:rPr>
        <w:t xml:space="preserve">between outcome measures, as observed in Foody et al. (2013), where significant results were found for only one of three outcome measures (“stress”) but the authors made more conclusions about “distress”. </w:t>
      </w:r>
      <w:r w:rsidR="0051211E" w:rsidRPr="003935D6">
        <w:rPr>
          <w:lang w:val="en-US"/>
        </w:rPr>
        <w:t xml:space="preserve">I therefore </w:t>
      </w:r>
      <w:r w:rsidRPr="003935D6">
        <w:rPr>
          <w:lang w:val="en-US"/>
        </w:rPr>
        <w:t xml:space="preserve">calculated pooled means for each condition by averaging them, and pooled </w:t>
      </w:r>
      <w:r w:rsidR="0051211E" w:rsidRPr="003935D6">
        <w:rPr>
          <w:lang w:val="en-US"/>
        </w:rPr>
        <w:t>S</w:t>
      </w:r>
      <w:r w:rsidRPr="003935D6">
        <w:rPr>
          <w:lang w:val="en-US"/>
        </w:rPr>
        <w:t xml:space="preserve">tandard </w:t>
      </w:r>
      <w:r w:rsidR="0051211E" w:rsidRPr="003935D6">
        <w:rPr>
          <w:lang w:val="en-US"/>
        </w:rPr>
        <w:t>D</w:t>
      </w:r>
      <w:r w:rsidRPr="003935D6">
        <w:rPr>
          <w:lang w:val="en-US"/>
        </w:rPr>
        <w:t xml:space="preserve">eviations </w:t>
      </w:r>
      <w:r w:rsidR="0051211E" w:rsidRPr="003935D6">
        <w:rPr>
          <w:lang w:val="en-US"/>
        </w:rPr>
        <w:t xml:space="preserve">using </w:t>
      </w:r>
      <w:r w:rsidRPr="003935D6">
        <w:rPr>
          <w:lang w:val="en-US"/>
        </w:rPr>
        <w:t xml:space="preserve">the following formula. </w:t>
      </w:r>
      <w:r w:rsidR="00073F28" w:rsidRPr="003935D6">
        <w:rPr>
          <w:lang w:val="en-US"/>
        </w:rPr>
        <w:t xml:space="preserve">These were used to calculate a further set of Welch’s </w:t>
      </w:r>
      <w:r w:rsidR="00073F28" w:rsidRPr="003935D6">
        <w:rPr>
          <w:i/>
          <w:iCs/>
          <w:lang w:val="en-US"/>
        </w:rPr>
        <w:t>t</w:t>
      </w:r>
      <w:r w:rsidR="00073F28" w:rsidRPr="003935D6">
        <w:rPr>
          <w:lang w:val="en-US"/>
        </w:rPr>
        <w:t>-tests and effect sizes for both the original study and the replication</w:t>
      </w:r>
      <w:r w:rsidR="00FF588A">
        <w:rPr>
          <w:lang w:val="en-US"/>
        </w:rPr>
        <w:t xml:space="preserve"> using </w:t>
      </w:r>
      <w:r w:rsidR="00EA1297">
        <w:rPr>
          <w:lang w:val="en-US"/>
        </w:rPr>
        <w:t>E</w:t>
      </w:r>
      <w:r w:rsidR="00FF588A">
        <w:rPr>
          <w:lang w:val="en-US"/>
        </w:rPr>
        <w:t>quation 7</w:t>
      </w:r>
      <w:r w:rsidR="00073F28" w:rsidRPr="003935D6">
        <w:rPr>
          <w:lang w:val="en-US"/>
        </w:rPr>
        <w:t xml:space="preserve">. </w:t>
      </w:r>
    </w:p>
    <w:p w14:paraId="2DE7FDB7" w14:textId="77777777" w:rsidR="00755B9F" w:rsidRPr="003935D6" w:rsidRDefault="00755B9F" w:rsidP="00755B9F">
      <w:pPr>
        <w:rPr>
          <w:lang w:val="en-US"/>
        </w:rPr>
      </w:pPr>
    </w:p>
    <w:p w14:paraId="37FD1C4A" w14:textId="5C2965E0" w:rsidR="00755B9F" w:rsidRPr="003935D6" w:rsidRDefault="00000000" w:rsidP="00755B9F">
      <w:pPr>
        <w:pStyle w:val="eq"/>
        <w:rPr>
          <w:rFonts w:ascii="CMU Serif Roman" w:hAnsi="CMU Serif Roman"/>
          <w:i w:val="0"/>
          <w:lang w:val="en-US"/>
        </w:rPr>
      </w:pPr>
      <m:oMathPara>
        <m:oMath>
          <m:eqArr>
            <m:eqArrPr>
              <m:maxDist m:val="1"/>
              <m:ctrlPr>
                <w:ins w:id="213" w:author="ian hussey" w:date="2026-06-16T10:38:00Z" w16du:dateUtc="2026-06-16T08:38:00Z">
                  <w:rPr>
                    <w:lang w:val="en-US"/>
                  </w:rPr>
                </w:ins>
              </m:ctrlPr>
            </m:eqArrPr>
            <m:e>
              <m:sSub>
                <m:sSubPr>
                  <m:ctrlPr>
                    <w:ins w:id="214" w:author="ian hussey" w:date="2026-06-16T10:38:00Z" w16du:dateUtc="2026-06-16T08:38:00Z">
                      <w:rPr>
                        <w:lang w:val="en-US"/>
                      </w:rPr>
                    </w:ins>
                  </m:ctrlPr>
                </m:sSubPr>
                <m:e>
                  <m:r>
                    <w:rPr>
                      <w:lang w:val="en-US"/>
                    </w:rPr>
                    <m:t>SD</m:t>
                  </m:r>
                </m:e>
                <m:sub>
                  <m:r>
                    <w:rPr>
                      <w:lang w:val="en-US"/>
                    </w:rPr>
                    <m:t>pooled</m:t>
                  </m:r>
                </m:sub>
              </m:sSub>
              <m:r>
                <w:rPr>
                  <w:lang w:val="en-US"/>
                </w:rPr>
                <m:t xml:space="preserve">= </m:t>
              </m:r>
              <m:rad>
                <m:radPr>
                  <m:degHide m:val="1"/>
                  <m:ctrlPr>
                    <w:ins w:id="215" w:author="ian hussey" w:date="2026-06-16T10:38:00Z" w16du:dateUtc="2026-06-16T08:38:00Z">
                      <w:rPr>
                        <w:lang w:val="en-US"/>
                      </w:rPr>
                    </w:ins>
                  </m:ctrlPr>
                </m:radPr>
                <m:deg/>
                <m:e>
                  <m:f>
                    <m:fPr>
                      <m:ctrlPr>
                        <w:ins w:id="216" w:author="ian hussey" w:date="2026-06-16T10:38:00Z" w16du:dateUtc="2026-06-16T08:38:00Z">
                          <w:rPr>
                            <w:lang w:val="en-US"/>
                          </w:rPr>
                        </w:ins>
                      </m:ctrlPr>
                    </m:fPr>
                    <m:num>
                      <m:sSubSup>
                        <m:sSubSupPr>
                          <m:ctrlPr>
                            <w:ins w:id="217" w:author="ian hussey" w:date="2026-06-16T10:38:00Z" w16du:dateUtc="2026-06-16T08:38:00Z">
                              <w:rPr>
                                <w:lang w:val="en-US"/>
                              </w:rPr>
                            </w:ins>
                          </m:ctrlPr>
                        </m:sSubSupPr>
                        <m:e>
                          <m:r>
                            <w:rPr>
                              <w:lang w:val="en-US"/>
                            </w:rPr>
                            <m:t>SD</m:t>
                          </m:r>
                        </m:e>
                        <m:sub>
                          <m:r>
                            <w:rPr>
                              <w:lang w:val="en-US"/>
                            </w:rPr>
                            <m:t>1</m:t>
                          </m:r>
                        </m:sub>
                        <m:sup>
                          <m:r>
                            <w:rPr>
                              <w:lang w:val="en-US"/>
                            </w:rPr>
                            <m:t>2</m:t>
                          </m:r>
                        </m:sup>
                      </m:sSubSup>
                      <m:r>
                        <w:rPr>
                          <w:lang w:val="en-US"/>
                        </w:rPr>
                        <m:t>+</m:t>
                      </m:r>
                      <m:sSubSup>
                        <m:sSubSupPr>
                          <m:ctrlPr>
                            <w:ins w:id="218" w:author="ian hussey" w:date="2026-06-16T10:38:00Z" w16du:dateUtc="2026-06-16T08:38:00Z">
                              <w:rPr>
                                <w:lang w:val="en-US"/>
                              </w:rPr>
                            </w:ins>
                          </m:ctrlPr>
                        </m:sSubSupPr>
                        <m:e>
                          <m:r>
                            <w:rPr>
                              <w:lang w:val="en-US"/>
                            </w:rPr>
                            <m:t>SD</m:t>
                          </m:r>
                        </m:e>
                        <m:sub>
                          <m:r>
                            <w:rPr>
                              <w:lang w:val="en-US"/>
                            </w:rPr>
                            <m:t>2</m:t>
                          </m:r>
                        </m:sub>
                        <m:sup>
                          <m:r>
                            <w:rPr>
                              <w:lang w:val="en-US"/>
                            </w:rPr>
                            <m:t>2</m:t>
                          </m:r>
                        </m:sup>
                      </m:sSubSup>
                      <m:r>
                        <w:rPr>
                          <w:lang w:val="en-US"/>
                        </w:rPr>
                        <m:t>+</m:t>
                      </m:r>
                      <m:sSubSup>
                        <m:sSubSupPr>
                          <m:ctrlPr>
                            <w:ins w:id="219" w:author="ian hussey" w:date="2026-06-16T10:38:00Z" w16du:dateUtc="2026-06-16T08:38:00Z">
                              <w:rPr>
                                <w:lang w:val="en-US"/>
                              </w:rPr>
                            </w:ins>
                          </m:ctrlPr>
                        </m:sSubSupPr>
                        <m:e>
                          <m:r>
                            <w:rPr>
                              <w:lang w:val="en-US"/>
                            </w:rPr>
                            <m:t>SD</m:t>
                          </m:r>
                        </m:e>
                        <m:sub>
                          <m:r>
                            <w:rPr>
                              <w:lang w:val="en-US"/>
                            </w:rPr>
                            <m:t>3</m:t>
                          </m:r>
                        </m:sub>
                        <m:sup>
                          <m:r>
                            <w:rPr>
                              <w:lang w:val="en-US"/>
                            </w:rPr>
                            <m:t>2</m:t>
                          </m:r>
                        </m:sup>
                      </m:sSubSup>
                    </m:num>
                    <m:den>
                      <m:r>
                        <w:rPr>
                          <w:lang w:val="en-US"/>
                        </w:rPr>
                        <m:t>3</m:t>
                      </m:r>
                    </m:den>
                  </m:f>
                </m:e>
              </m:rad>
              <m:r>
                <w:rPr>
                  <w:lang w:val="en-US"/>
                </w:rPr>
                <m:t>#</m:t>
              </m:r>
              <m:d>
                <m:dPr>
                  <m:ctrlPr>
                    <w:ins w:id="220" w:author="ian hussey" w:date="2026-06-16T10:38:00Z" w16du:dateUtc="2026-06-16T08:38:00Z">
                      <w:rPr>
                        <w:lang w:val="en-US"/>
                      </w:rPr>
                    </w:ins>
                  </m:ctrlPr>
                </m:dPr>
                <m:e>
                  <m:r>
                    <w:rPr>
                      <w:lang w:val="en-US"/>
                    </w:rPr>
                    <m:t>7</m:t>
                  </m:r>
                </m:e>
              </m:d>
            </m:e>
          </m:eqArr>
        </m:oMath>
      </m:oMathPara>
    </w:p>
    <w:p w14:paraId="04330F50" w14:textId="77777777" w:rsidR="00755B9F" w:rsidRPr="003935D6" w:rsidRDefault="00755B9F" w:rsidP="00755B9F">
      <w:pPr>
        <w:ind w:firstLine="0"/>
        <w:rPr>
          <w:lang w:val="en-US"/>
        </w:rPr>
      </w:pPr>
    </w:p>
    <w:p w14:paraId="53316080" w14:textId="79B779E0" w:rsidR="00073F28" w:rsidRPr="003935D6" w:rsidRDefault="00D61FB0" w:rsidP="000F3C82">
      <w:pPr>
        <w:rPr>
          <w:lang w:val="en-US"/>
        </w:rPr>
      </w:pPr>
      <w:r w:rsidRPr="003935D6">
        <w:rPr>
          <w:lang w:val="en-US"/>
        </w:rPr>
        <w:t>Note that because the pooled effect size provides a single test of the hypothesis, no Bonferroni-adjusted version of the Confidence Intervals was corrected. All four outcome measures (anxiety, discomfort, stress, and the pooled outcome measure) were employed in the multiverse analysis in order to attempt to understand the robustness of conclusions to the choice of outcome measure.</w:t>
      </w:r>
    </w:p>
    <w:p w14:paraId="1268B44C" w14:textId="08E984CB" w:rsidR="00543A6E" w:rsidRPr="003935D6" w:rsidRDefault="00543A6E" w:rsidP="00185948">
      <w:pPr>
        <w:rPr>
          <w:lang w:val="en-US"/>
        </w:rPr>
      </w:pPr>
    </w:p>
    <w:p w14:paraId="1F917934" w14:textId="77777777" w:rsidR="002701E1" w:rsidRDefault="002701E1" w:rsidP="00543A6E">
      <w:pPr>
        <w:pStyle w:val="Heading2"/>
        <w:rPr>
          <w:lang w:val="en-US"/>
        </w:rPr>
      </w:pPr>
    </w:p>
    <w:p w14:paraId="30852511" w14:textId="77777777" w:rsidR="005F5196" w:rsidRPr="003935D6" w:rsidRDefault="005F5196">
      <w:pPr>
        <w:ind w:firstLine="0"/>
        <w:jc w:val="left"/>
        <w:rPr>
          <w:b/>
          <w:bCs/>
          <w:lang w:val="en-US"/>
        </w:rPr>
        <w:sectPr w:rsidR="005F5196" w:rsidRPr="003935D6" w:rsidSect="005F5196">
          <w:type w:val="continuous"/>
          <w:pgSz w:w="11900" w:h="16840"/>
          <w:pgMar w:top="1440" w:right="1440" w:bottom="1440" w:left="1440" w:header="708" w:footer="708" w:gutter="0"/>
          <w:cols w:num="2" w:space="366"/>
          <w:docGrid w:linePitch="360"/>
        </w:sectPr>
      </w:pPr>
    </w:p>
    <w:p w14:paraId="2C126004" w14:textId="77777777" w:rsidR="00032214" w:rsidRPr="003935D6" w:rsidRDefault="00032214">
      <w:pPr>
        <w:ind w:firstLine="0"/>
        <w:jc w:val="left"/>
        <w:rPr>
          <w:b/>
          <w:bCs/>
          <w:lang w:val="en-US"/>
        </w:rPr>
      </w:pPr>
      <w:r w:rsidRPr="003935D6">
        <w:rPr>
          <w:b/>
          <w:bCs/>
          <w:lang w:val="en-US"/>
        </w:rPr>
        <w:br w:type="page"/>
      </w:r>
    </w:p>
    <w:p w14:paraId="31056718" w14:textId="52FF8A39" w:rsidR="002D5635" w:rsidRPr="003935D6" w:rsidRDefault="002D5635" w:rsidP="00DF7542">
      <w:pPr>
        <w:pStyle w:val="figureandtabletitle"/>
      </w:pPr>
      <w:r w:rsidRPr="003935D6">
        <w:lastRenderedPageBreak/>
        <w:t xml:space="preserve">Figure </w:t>
      </w:r>
      <w:r w:rsidR="009435E0" w:rsidRPr="003935D6">
        <w:t>2</w:t>
      </w:r>
      <w:r w:rsidRPr="003935D6">
        <w:t xml:space="preserve">. </w:t>
      </w:r>
      <w:r w:rsidRPr="001272BA">
        <w:rPr>
          <w:b w:val="0"/>
          <w:bCs w:val="0"/>
        </w:rPr>
        <w:t>Multiverse plot for the original study</w:t>
      </w:r>
      <w:r w:rsidR="00F42C1D" w:rsidRPr="001272BA">
        <w:rPr>
          <w:b w:val="0"/>
          <w:bCs w:val="0"/>
        </w:rPr>
        <w:t xml:space="preserve"> (Foody et al., 2013)</w:t>
      </w:r>
      <w:r w:rsidR="009C1217" w:rsidRPr="001272BA">
        <w:rPr>
          <w:b w:val="0"/>
          <w:bCs w:val="0"/>
        </w:rPr>
        <w:t>.</w:t>
      </w:r>
      <w:r w:rsidR="001272BA" w:rsidRPr="001272BA">
        <w:rPr>
          <w:b w:val="0"/>
          <w:bCs w:val="0"/>
        </w:rPr>
        <w:t xml:space="preserve"> Error bars represent 95% </w:t>
      </w:r>
      <w:ins w:id="221" w:author="ian hussey" w:date="2026-06-16T11:48:00Z" w16du:dateUtc="2026-06-16T09:48:00Z">
        <w:r w:rsidR="00D53144">
          <w:rPr>
            <w:b w:val="0"/>
            <w:bCs w:val="0"/>
          </w:rPr>
          <w:t>or 98.33</w:t>
        </w:r>
      </w:ins>
      <w:ins w:id="222" w:author="ian hussey" w:date="2026-06-16T11:49:00Z" w16du:dateUtc="2026-06-16T09:49:00Z">
        <w:r w:rsidR="00D53144">
          <w:rPr>
            <w:b w:val="0"/>
            <w:bCs w:val="0"/>
          </w:rPr>
          <w:t xml:space="preserve">% </w:t>
        </w:r>
      </w:ins>
      <w:r w:rsidR="001272BA" w:rsidRPr="001272BA">
        <w:rPr>
          <w:b w:val="0"/>
          <w:bCs w:val="0"/>
        </w:rPr>
        <w:t>Confidence Intervals</w:t>
      </w:r>
      <w:ins w:id="223" w:author="ian hussey" w:date="2026-06-16T11:49:00Z" w16du:dateUtc="2026-06-16T09:49:00Z">
        <w:r w:rsidR="00D53144">
          <w:rPr>
            <w:b w:val="0"/>
            <w:bCs w:val="0"/>
          </w:rPr>
          <w:t xml:space="preserve"> depending on the use of Bonferroni corrections</w:t>
        </w:r>
      </w:ins>
      <w:r w:rsidR="001272BA" w:rsidRPr="001272BA">
        <w:rPr>
          <w:b w:val="0"/>
          <w:bCs w:val="0"/>
        </w:rPr>
        <w:t>.</w:t>
      </w:r>
    </w:p>
    <w:p w14:paraId="5D743F36" w14:textId="24B7C45A" w:rsidR="002D5635" w:rsidRPr="003935D6" w:rsidRDefault="00D85DFE" w:rsidP="00D85DFE">
      <w:pPr>
        <w:ind w:firstLine="0"/>
        <w:jc w:val="center"/>
        <w:rPr>
          <w:lang w:val="en-US"/>
        </w:rPr>
      </w:pPr>
      <w:del w:id="224" w:author="ian hussey" w:date="2026-06-16T09:18:00Z" w16du:dateUtc="2026-06-16T07:18:00Z">
        <w:r w:rsidRPr="003935D6" w:rsidDel="0095114A">
          <w:rPr>
            <w:noProof/>
            <w:lang w:val="en-US"/>
          </w:rPr>
          <w:drawing>
            <wp:inline distT="0" distB="0" distL="0" distR="0" wp14:anchorId="2F63EB56" wp14:editId="576CB865">
              <wp:extent cx="3397348" cy="3019864"/>
              <wp:effectExtent l="0" t="0" r="0" b="3175"/>
              <wp:docPr id="72483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4140" name="Picture 724834140"/>
                      <pic:cNvPicPr/>
                    </pic:nvPicPr>
                    <pic:blipFill>
                      <a:blip r:embed="rId15"/>
                      <a:stretch>
                        <a:fillRect/>
                      </a:stretch>
                    </pic:blipFill>
                    <pic:spPr>
                      <a:xfrm>
                        <a:off x="0" y="0"/>
                        <a:ext cx="3422958" cy="3042628"/>
                      </a:xfrm>
                      <a:prstGeom prst="rect">
                        <a:avLst/>
                      </a:prstGeom>
                    </pic:spPr>
                  </pic:pic>
                </a:graphicData>
              </a:graphic>
            </wp:inline>
          </w:drawing>
        </w:r>
      </w:del>
      <w:ins w:id="225" w:author="ian hussey" w:date="2026-06-16T09:18:00Z" w16du:dateUtc="2026-06-16T07:18:00Z">
        <w:r w:rsidR="0095114A">
          <w:rPr>
            <w:noProof/>
            <w:lang w:val="en-US"/>
          </w:rPr>
          <w:drawing>
            <wp:inline distT="0" distB="0" distL="0" distR="0" wp14:anchorId="38F46C6A" wp14:editId="14142C7D">
              <wp:extent cx="3608173" cy="3207265"/>
              <wp:effectExtent l="0" t="0" r="0" b="6350"/>
              <wp:docPr id="1042577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77042" name="Picture 1042577042"/>
                      <pic:cNvPicPr/>
                    </pic:nvPicPr>
                    <pic:blipFill>
                      <a:blip r:embed="rId16"/>
                      <a:stretch>
                        <a:fillRect/>
                      </a:stretch>
                    </pic:blipFill>
                    <pic:spPr>
                      <a:xfrm>
                        <a:off x="0" y="0"/>
                        <a:ext cx="3651856" cy="3246094"/>
                      </a:xfrm>
                      <a:prstGeom prst="rect">
                        <a:avLst/>
                      </a:prstGeom>
                    </pic:spPr>
                  </pic:pic>
                </a:graphicData>
              </a:graphic>
            </wp:inline>
          </w:drawing>
        </w:r>
      </w:ins>
    </w:p>
    <w:p w14:paraId="53B37DC2" w14:textId="77777777" w:rsidR="002D5635" w:rsidRPr="003935D6" w:rsidRDefault="002D5635" w:rsidP="002D5635">
      <w:pPr>
        <w:ind w:firstLine="0"/>
        <w:rPr>
          <w:lang w:val="en-US"/>
        </w:rPr>
      </w:pPr>
    </w:p>
    <w:p w14:paraId="720D623C" w14:textId="1702B22C" w:rsidR="008560E5" w:rsidRDefault="008560E5">
      <w:pPr>
        <w:ind w:firstLine="0"/>
        <w:jc w:val="left"/>
        <w:rPr>
          <w:ins w:id="226" w:author="ian hussey" w:date="2026-06-16T08:40:00Z" w16du:dateUtc="2026-06-16T06:40:00Z"/>
          <w:b/>
          <w:bCs/>
          <w:lang w:val="en-US"/>
        </w:rPr>
      </w:pPr>
    </w:p>
    <w:p w14:paraId="32803FDB" w14:textId="11475CA2" w:rsidR="002D5635" w:rsidRPr="003935D6" w:rsidRDefault="002D5635" w:rsidP="00DF7542">
      <w:pPr>
        <w:pStyle w:val="figureandtabletitle"/>
      </w:pPr>
      <w:r w:rsidRPr="003935D6">
        <w:t xml:space="preserve">Figure </w:t>
      </w:r>
      <w:r w:rsidR="009435E0" w:rsidRPr="003935D6">
        <w:t>3</w:t>
      </w:r>
      <w:r w:rsidRPr="003935D6">
        <w:t xml:space="preserve">. </w:t>
      </w:r>
      <w:r w:rsidRPr="001272BA">
        <w:rPr>
          <w:b w:val="0"/>
          <w:bCs w:val="0"/>
        </w:rPr>
        <w:t>Multiverse plot for the replication study</w:t>
      </w:r>
      <w:ins w:id="227" w:author="ian hussey" w:date="2026-06-16T08:39:00Z" w16du:dateUtc="2026-06-16T06:39:00Z">
        <w:r w:rsidR="008560E5">
          <w:rPr>
            <w:b w:val="0"/>
            <w:bCs w:val="0"/>
          </w:rPr>
          <w:t xml:space="preserve">’s direct replication </w:t>
        </w:r>
      </w:ins>
      <w:del w:id="228" w:author="ian hussey" w:date="2026-06-16T08:39:00Z" w16du:dateUtc="2026-06-16T06:39:00Z">
        <w:r w:rsidR="00F42C1D" w:rsidRPr="001272BA" w:rsidDel="008560E5">
          <w:rPr>
            <w:b w:val="0"/>
            <w:bCs w:val="0"/>
          </w:rPr>
          <w:delText xml:space="preserve"> </w:delText>
        </w:r>
      </w:del>
      <w:r w:rsidR="00F42C1D" w:rsidRPr="001272BA">
        <w:rPr>
          <w:b w:val="0"/>
          <w:bCs w:val="0"/>
        </w:rPr>
        <w:t>(Foody et al., 2015).</w:t>
      </w:r>
      <w:r w:rsidR="001272BA">
        <w:t xml:space="preserve"> </w:t>
      </w:r>
      <w:r w:rsidR="001272BA" w:rsidRPr="001272BA">
        <w:rPr>
          <w:b w:val="0"/>
          <w:bCs w:val="0"/>
        </w:rPr>
        <w:t xml:space="preserve">Error bars represent 95% </w:t>
      </w:r>
      <w:ins w:id="229" w:author="ian hussey" w:date="2026-06-16T11:49:00Z" w16du:dateUtc="2026-06-16T09:49:00Z">
        <w:r w:rsidR="00D53144">
          <w:rPr>
            <w:b w:val="0"/>
            <w:bCs w:val="0"/>
          </w:rPr>
          <w:t xml:space="preserve">or 98.33% </w:t>
        </w:r>
        <w:r w:rsidR="00D53144" w:rsidRPr="001272BA">
          <w:rPr>
            <w:b w:val="0"/>
            <w:bCs w:val="0"/>
          </w:rPr>
          <w:t>Confidence Intervals</w:t>
        </w:r>
        <w:r w:rsidR="00D53144">
          <w:rPr>
            <w:b w:val="0"/>
            <w:bCs w:val="0"/>
          </w:rPr>
          <w:t xml:space="preserve"> depending on the use of Bonferroni corrections</w:t>
        </w:r>
      </w:ins>
      <w:del w:id="230" w:author="ian hussey" w:date="2026-06-16T11:49:00Z" w16du:dateUtc="2026-06-16T09:49:00Z">
        <w:r w:rsidR="001272BA" w:rsidRPr="001272BA" w:rsidDel="00D53144">
          <w:rPr>
            <w:b w:val="0"/>
            <w:bCs w:val="0"/>
          </w:rPr>
          <w:delText>Confidence Intervals</w:delText>
        </w:r>
      </w:del>
      <w:r w:rsidR="001272BA" w:rsidRPr="001272BA">
        <w:rPr>
          <w:b w:val="0"/>
          <w:bCs w:val="0"/>
        </w:rPr>
        <w:t>.</w:t>
      </w:r>
    </w:p>
    <w:p w14:paraId="6FFAB9C1" w14:textId="010566FA" w:rsidR="002D5635" w:rsidRDefault="00D85DFE" w:rsidP="00D85DFE">
      <w:pPr>
        <w:ind w:firstLine="0"/>
        <w:jc w:val="center"/>
        <w:rPr>
          <w:ins w:id="231" w:author="ian hussey" w:date="2026-06-16T08:40:00Z" w16du:dateUtc="2026-06-16T06:40:00Z"/>
          <w:lang w:val="en-US"/>
        </w:rPr>
      </w:pPr>
      <w:del w:id="232" w:author="ian hussey" w:date="2026-06-16T08:40:00Z" w16du:dateUtc="2026-06-16T06:40:00Z">
        <w:r w:rsidRPr="003935D6" w:rsidDel="008560E5">
          <w:rPr>
            <w:noProof/>
            <w:lang w:val="en-US"/>
          </w:rPr>
          <w:drawing>
            <wp:inline distT="0" distB="0" distL="0" distR="0" wp14:anchorId="73B7176C" wp14:editId="474C30CE">
              <wp:extent cx="3402623" cy="3024554"/>
              <wp:effectExtent l="0" t="0" r="1270" b="0"/>
              <wp:docPr id="961097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97080" name="Picture 961097080"/>
                      <pic:cNvPicPr/>
                    </pic:nvPicPr>
                    <pic:blipFill>
                      <a:blip r:embed="rId17"/>
                      <a:stretch>
                        <a:fillRect/>
                      </a:stretch>
                    </pic:blipFill>
                    <pic:spPr>
                      <a:xfrm>
                        <a:off x="0" y="0"/>
                        <a:ext cx="3422327" cy="3042068"/>
                      </a:xfrm>
                      <a:prstGeom prst="rect">
                        <a:avLst/>
                      </a:prstGeom>
                    </pic:spPr>
                  </pic:pic>
                </a:graphicData>
              </a:graphic>
            </wp:inline>
          </w:drawing>
        </w:r>
      </w:del>
    </w:p>
    <w:p w14:paraId="7239F106" w14:textId="41FC382C" w:rsidR="008560E5" w:rsidRPr="003935D6" w:rsidRDefault="0095114A" w:rsidP="00D85DFE">
      <w:pPr>
        <w:ind w:firstLine="0"/>
        <w:jc w:val="center"/>
        <w:rPr>
          <w:lang w:val="en-US"/>
        </w:rPr>
      </w:pPr>
      <w:ins w:id="233" w:author="ian hussey" w:date="2026-06-16T09:18:00Z" w16du:dateUtc="2026-06-16T07:18:00Z">
        <w:r>
          <w:rPr>
            <w:noProof/>
            <w:lang w:val="en-US"/>
          </w:rPr>
          <w:drawing>
            <wp:inline distT="0" distB="0" distL="0" distR="0" wp14:anchorId="0403CCD3" wp14:editId="65FC663C">
              <wp:extent cx="3599935" cy="3199943"/>
              <wp:effectExtent l="0" t="0" r="0" b="635"/>
              <wp:docPr id="1730201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01742" name="Picture 1730201742"/>
                      <pic:cNvPicPr/>
                    </pic:nvPicPr>
                    <pic:blipFill>
                      <a:blip r:embed="rId18"/>
                      <a:stretch>
                        <a:fillRect/>
                      </a:stretch>
                    </pic:blipFill>
                    <pic:spPr>
                      <a:xfrm>
                        <a:off x="0" y="0"/>
                        <a:ext cx="3658155" cy="3251694"/>
                      </a:xfrm>
                      <a:prstGeom prst="rect">
                        <a:avLst/>
                      </a:prstGeom>
                    </pic:spPr>
                  </pic:pic>
                </a:graphicData>
              </a:graphic>
            </wp:inline>
          </w:drawing>
        </w:r>
      </w:ins>
    </w:p>
    <w:p w14:paraId="4027EE09" w14:textId="77777777" w:rsidR="002D5635" w:rsidRPr="003935D6" w:rsidRDefault="002D5635" w:rsidP="00F956EA">
      <w:pPr>
        <w:rPr>
          <w:lang w:val="en-US"/>
        </w:rPr>
      </w:pPr>
    </w:p>
    <w:p w14:paraId="786C0AAC" w14:textId="63E256DA" w:rsidR="008C3953" w:rsidRPr="003935D6" w:rsidRDefault="008C3953" w:rsidP="005979D4">
      <w:pPr>
        <w:rPr>
          <w:highlight w:val="cyan"/>
          <w:lang w:val="en-US"/>
        </w:rPr>
      </w:pPr>
    </w:p>
    <w:p w14:paraId="487BCAE6" w14:textId="5023BF3B" w:rsidR="004204B2" w:rsidRPr="003935D6" w:rsidRDefault="004204B2" w:rsidP="004D25F4">
      <w:pPr>
        <w:ind w:firstLine="0"/>
        <w:rPr>
          <w:lang w:val="en-US"/>
        </w:rPr>
      </w:pPr>
    </w:p>
    <w:p w14:paraId="066C26EF" w14:textId="7E1E52E5" w:rsidR="004204B2" w:rsidRPr="003935D6" w:rsidRDefault="004204B2" w:rsidP="0060689E">
      <w:pPr>
        <w:rPr>
          <w:lang w:val="en-US"/>
        </w:rPr>
      </w:pPr>
    </w:p>
    <w:p w14:paraId="6C5F249C" w14:textId="190C539C" w:rsidR="004204B2" w:rsidRPr="003935D6" w:rsidRDefault="004204B2" w:rsidP="0060689E">
      <w:pPr>
        <w:rPr>
          <w:lang w:val="en-US"/>
        </w:rPr>
      </w:pPr>
    </w:p>
    <w:p w14:paraId="08F0408C" w14:textId="77777777" w:rsidR="004204B2" w:rsidRPr="003935D6" w:rsidRDefault="004204B2" w:rsidP="0060689E">
      <w:pPr>
        <w:rPr>
          <w:lang w:val="en-US"/>
        </w:rPr>
      </w:pPr>
    </w:p>
    <w:p w14:paraId="6DE09AE3" w14:textId="55CFF10E" w:rsidR="0060689E" w:rsidRPr="003935D6" w:rsidRDefault="0060689E" w:rsidP="0060689E">
      <w:pPr>
        <w:rPr>
          <w:lang w:val="en-US"/>
        </w:rPr>
      </w:pPr>
    </w:p>
    <w:p w14:paraId="745FBC75" w14:textId="77777777" w:rsidR="00A469AE" w:rsidRPr="003935D6" w:rsidRDefault="00A469AE" w:rsidP="00127167">
      <w:pPr>
        <w:rPr>
          <w:lang w:val="en-US"/>
        </w:rPr>
      </w:pPr>
    </w:p>
    <w:p w14:paraId="1945D3D7" w14:textId="77777777" w:rsidR="004204B2" w:rsidRPr="003935D6" w:rsidRDefault="004204B2">
      <w:pPr>
        <w:ind w:firstLine="0"/>
        <w:jc w:val="left"/>
        <w:rPr>
          <w:b/>
          <w:bCs/>
          <w:kern w:val="36"/>
          <w:lang w:val="en-US"/>
        </w:rPr>
      </w:pPr>
      <w:r w:rsidRPr="003935D6">
        <w:rPr>
          <w:lang w:val="en-US"/>
        </w:rPr>
        <w:lastRenderedPageBreak/>
        <w:br w:type="page"/>
      </w:r>
    </w:p>
    <w:p w14:paraId="6B913DFC" w14:textId="422F1B79" w:rsidR="006F3B2D" w:rsidRPr="003935D6" w:rsidRDefault="006F3B2D" w:rsidP="006F3B2D">
      <w:pPr>
        <w:ind w:firstLine="0"/>
        <w:rPr>
          <w:b/>
          <w:bCs/>
          <w:lang w:val="en-US"/>
        </w:rPr>
      </w:pPr>
      <w:r w:rsidRPr="003935D6">
        <w:rPr>
          <w:b/>
          <w:bCs/>
          <w:lang w:val="en-US"/>
        </w:rPr>
        <w:lastRenderedPageBreak/>
        <w:t xml:space="preserve">Figure </w:t>
      </w:r>
      <w:r w:rsidR="009435E0" w:rsidRPr="003935D6">
        <w:rPr>
          <w:b/>
          <w:bCs/>
          <w:lang w:val="en-US"/>
        </w:rPr>
        <w:t>4</w:t>
      </w:r>
      <w:r w:rsidRPr="003935D6">
        <w:rPr>
          <w:b/>
          <w:bCs/>
          <w:lang w:val="en-US"/>
        </w:rPr>
        <w:t xml:space="preserve">. </w:t>
      </w:r>
      <w:r w:rsidRPr="003935D6">
        <w:rPr>
          <w:lang w:val="en-US"/>
        </w:rPr>
        <w:t>Flow chart for the interpretation of results from Foody et al. (2013) and Foody et al. (2015)</w:t>
      </w:r>
    </w:p>
    <w:p w14:paraId="3E03CCC2" w14:textId="77777777" w:rsidR="006F3B2D" w:rsidRPr="003935D6" w:rsidRDefault="006F3B2D" w:rsidP="006F3B2D">
      <w:pPr>
        <w:ind w:firstLine="0"/>
        <w:jc w:val="center"/>
        <w:rPr>
          <w:lang w:val="en-US"/>
        </w:rPr>
      </w:pPr>
    </w:p>
    <w:p w14:paraId="32D30193" w14:textId="77777777" w:rsidR="006F3B2D" w:rsidRPr="003935D6" w:rsidRDefault="006F3B2D" w:rsidP="006F3B2D">
      <w:pPr>
        <w:ind w:firstLine="0"/>
        <w:jc w:val="center"/>
        <w:rPr>
          <w:lang w:val="en-US"/>
        </w:rPr>
      </w:pPr>
      <w:r w:rsidRPr="003935D6">
        <w:rPr>
          <w:noProof/>
          <w:lang w:val="en-US"/>
        </w:rPr>
        <w:drawing>
          <wp:inline distT="0" distB="0" distL="0" distR="0" wp14:anchorId="0F57A751" wp14:editId="20A4A242">
            <wp:extent cx="3968885" cy="4639019"/>
            <wp:effectExtent l="0" t="0" r="0" b="0"/>
            <wp:docPr id="95925258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52588" name="Picture 1" descr="A diagram of a flow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99561" cy="4674875"/>
                    </a:xfrm>
                    <a:prstGeom prst="rect">
                      <a:avLst/>
                    </a:prstGeom>
                  </pic:spPr>
                </pic:pic>
              </a:graphicData>
            </a:graphic>
          </wp:inline>
        </w:drawing>
      </w:r>
    </w:p>
    <w:p w14:paraId="63F028BC" w14:textId="77777777" w:rsidR="006F3B2D" w:rsidRPr="003935D6" w:rsidRDefault="006F3B2D" w:rsidP="00DF7542">
      <w:pPr>
        <w:pStyle w:val="figureandtabletitle"/>
      </w:pPr>
    </w:p>
    <w:p w14:paraId="3BA82FF9" w14:textId="77777777" w:rsidR="001353FE" w:rsidRPr="003935D6" w:rsidRDefault="001353FE" w:rsidP="001B1984">
      <w:pPr>
        <w:pStyle w:val="Heading1"/>
        <w:rPr>
          <w:lang w:val="en-US"/>
        </w:rPr>
        <w:sectPr w:rsidR="001353FE" w:rsidRPr="003935D6" w:rsidSect="005F5196">
          <w:type w:val="continuous"/>
          <w:pgSz w:w="11900" w:h="16840"/>
          <w:pgMar w:top="1440" w:right="1440" w:bottom="1440" w:left="1440" w:header="708" w:footer="708" w:gutter="0"/>
          <w:cols w:space="708"/>
          <w:docGrid w:linePitch="360"/>
        </w:sectPr>
      </w:pPr>
    </w:p>
    <w:p w14:paraId="72C67B93" w14:textId="77777777" w:rsidR="00F75791" w:rsidRPr="003935D6" w:rsidRDefault="00F75791" w:rsidP="00F75791">
      <w:pPr>
        <w:pStyle w:val="Heading3"/>
        <w:rPr>
          <w:lang w:val="en-US"/>
        </w:rPr>
      </w:pPr>
      <w:r w:rsidRPr="003935D6">
        <w:rPr>
          <w:lang w:val="en-US"/>
        </w:rPr>
        <w:t>Controlling for baseline</w:t>
      </w:r>
    </w:p>
    <w:p w14:paraId="5CA58F30" w14:textId="0ADF7E70" w:rsidR="00F75791" w:rsidRDefault="00F75791" w:rsidP="00F75791">
      <w:pPr>
        <w:rPr>
          <w:lang w:val="en-US"/>
        </w:rPr>
      </w:pPr>
      <w:r w:rsidRPr="003935D6">
        <w:rPr>
          <w:lang w:val="en-US"/>
        </w:rPr>
        <w:t xml:space="preserve">A common analytic decision that must be made when analyzing differences between conditions after an intervention is whether or not to control for </w:t>
      </w:r>
      <w:r>
        <w:rPr>
          <w:lang w:val="en-US"/>
        </w:rPr>
        <w:t xml:space="preserve">baseline </w:t>
      </w:r>
      <w:r w:rsidRPr="003935D6">
        <w:rPr>
          <w:lang w:val="en-US"/>
        </w:rPr>
        <w:t xml:space="preserve">differences </w:t>
      </w:r>
      <w:r>
        <w:rPr>
          <w:lang w:val="en-US"/>
        </w:rPr>
        <w:fldChar w:fldCharType="begin"/>
      </w:r>
      <w:r w:rsidR="00FD7D67">
        <w:rPr>
          <w:lang w:val="en-US"/>
        </w:rPr>
        <w:instrText xml:space="preserve"> ADDIN ZOTERO_ITEM CSL_CITATION {"citationID":"09DCUfTu","properties":{"formattedCitation":"(Morris, 2008)","plainCitation":"(Morris, 2008)","noteIndex":0},"citationItems":[{"id":141,"uris":["http://zotero.org/users/1687755/items/IMJZKXWQ"],"itemData":{"id":141,"type":"article-journal","abstract":"Previous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Methods","DOI":"10.1177/1094428106291059","ISSN":"1094-4281","issue":"2","language":"en","page":"364-386","publisher":"SAGE Publications Inc","source":"SAGE Journals","title":"Estimating Effect Sizes From Pretest-Posttest-Control Group Designs","volume":"11","author":[{"family":"Morris","given":"Scott B."}],"issued":{"date-parts":[["2008",4,1]]}}}],"schema":"https://github.com/citation-style-language/schema/raw/master/csl-citation.json"} </w:instrText>
      </w:r>
      <w:r>
        <w:rPr>
          <w:lang w:val="en-US"/>
        </w:rPr>
        <w:fldChar w:fldCharType="separate"/>
      </w:r>
      <w:r>
        <w:rPr>
          <w:noProof/>
          <w:lang w:val="en-US"/>
        </w:rPr>
        <w:t>(Morris, 2008)</w:t>
      </w:r>
      <w:r>
        <w:rPr>
          <w:lang w:val="en-US"/>
        </w:rPr>
        <w:fldChar w:fldCharType="end"/>
      </w:r>
      <w:r w:rsidRPr="003935D6">
        <w:rPr>
          <w:lang w:val="en-US"/>
        </w:rPr>
        <w:t xml:space="preserve">. Given only access to the summary statistics and not the original data (i.e., in order to estimate the correlation between time points), it was nonetheless possible to use Morris corrections </w:t>
      </w:r>
      <w:r>
        <w:rPr>
          <w:lang w:val="en-US"/>
        </w:rPr>
        <w:fldChar w:fldCharType="begin"/>
      </w:r>
      <w:r w:rsidR="00FD7D67">
        <w:rPr>
          <w:lang w:val="en-US"/>
        </w:rPr>
        <w:instrText xml:space="preserve"> ADDIN ZOTERO_ITEM CSL_CITATION {"citationID":"AKUX9qXk","properties":{"formattedCitation":"(Morris, 2008)","plainCitation":"(Morris, 2008)","noteIndex":0},"citationItems":[{"id":141,"uris":["http://zotero.org/users/1687755/items/IMJZKXWQ"],"itemData":{"id":141,"type":"article-journal","abstract":"Previous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Methods","DOI":"10.1177/1094428106291059","ISSN":"1094-4281","issue":"2","language":"en","page":"364-386","publisher":"SAGE Publications Inc","source":"SAGE Journals","title":"Estimating Effect Sizes From Pretest-Posttest-Control Group Designs","volume":"11","author":[{"family":"Morris","given":"Scott B."}],"issued":{"date-parts":[["2008",4,1]]}}}],"schema":"https://github.com/citation-style-language/schema/raw/master/csl-citation.json"} </w:instrText>
      </w:r>
      <w:r>
        <w:rPr>
          <w:lang w:val="en-US"/>
        </w:rPr>
        <w:fldChar w:fldCharType="separate"/>
      </w:r>
      <w:r>
        <w:rPr>
          <w:noProof/>
          <w:lang w:val="en-US"/>
        </w:rPr>
        <w:t>(Morris, 2008)</w:t>
      </w:r>
      <w:r>
        <w:rPr>
          <w:lang w:val="en-US"/>
        </w:rPr>
        <w:fldChar w:fldCharType="end"/>
      </w:r>
      <w:r>
        <w:rPr>
          <w:lang w:val="en-US"/>
        </w:rPr>
        <w:t xml:space="preserve"> </w:t>
      </w:r>
      <w:r w:rsidRPr="003935D6">
        <w:rPr>
          <w:lang w:val="en-US"/>
        </w:rPr>
        <w:t xml:space="preserve">to control for these differences (i.e., corrected Hedges’ </w:t>
      </w:r>
      <m:oMath>
        <m:sSub>
          <m:sSubPr>
            <m:ctrlPr>
              <w:ins w:id="234" w:author="ian hussey" w:date="2026-06-16T10:38:00Z" w16du:dateUtc="2026-06-16T08:38:00Z">
                <w:rPr>
                  <w:rFonts w:ascii="Cambria Math" w:hAnsi="Cambria Math"/>
                  <w:i/>
                  <w:iCs/>
                  <w:lang w:val="en-US"/>
                </w:rPr>
              </w:ins>
            </m:ctrlPr>
          </m:sSubPr>
          <m:e>
            <m:r>
              <w:rPr>
                <w:rFonts w:ascii="Cambria Math" w:hAnsi="Cambria Math"/>
                <w:lang w:val="en-US"/>
              </w:rPr>
              <m:t>g</m:t>
            </m:r>
          </m:e>
          <m:sub>
            <m:r>
              <w:rPr>
                <w:rFonts w:ascii="Cambria Math" w:hAnsi="Cambria Math"/>
                <w:lang w:val="en-US"/>
              </w:rPr>
              <m:t>corrected</m:t>
            </m:r>
          </m:sub>
        </m:sSub>
      </m:oMath>
      <w:r w:rsidRPr="003935D6">
        <w:rPr>
          <w:lang w:val="en-US"/>
        </w:rPr>
        <w:t xml:space="preserve"> = Hedges’ </w:t>
      </w:r>
      <m:oMath>
        <m:sSub>
          <m:sSubPr>
            <m:ctrlPr>
              <w:ins w:id="235" w:author="ian hussey" w:date="2026-06-16T10:38:00Z" w16du:dateUtc="2026-06-16T08:38:00Z">
                <w:rPr>
                  <w:rFonts w:ascii="Cambria Math" w:hAnsi="Cambria Math"/>
                  <w:i/>
                  <w:iCs/>
                  <w:lang w:val="en-US"/>
                </w:rPr>
              </w:ins>
            </m:ctrlPr>
          </m:sSubPr>
          <m:e>
            <m:r>
              <w:rPr>
                <w:rFonts w:ascii="Cambria Math" w:hAnsi="Cambria Math"/>
                <w:lang w:val="en-US"/>
              </w:rPr>
              <m:t>g</m:t>
            </m:r>
          </m:e>
          <m:sub>
            <m:r>
              <w:rPr>
                <w:rFonts w:ascii="Cambria Math" w:hAnsi="Cambria Math"/>
                <w:lang w:val="en-US"/>
              </w:rPr>
              <m:t>postintervention</m:t>
            </m:r>
          </m:sub>
        </m:sSub>
      </m:oMath>
      <w:r w:rsidRPr="003935D6">
        <w:rPr>
          <w:iCs/>
          <w:lang w:val="en-US"/>
        </w:rPr>
        <w:t xml:space="preserve"> </w:t>
      </w:r>
      <w:r w:rsidRPr="003935D6">
        <w:rPr>
          <w:lang w:val="en-US"/>
        </w:rPr>
        <w:t xml:space="preserve">– Hedges’ </w:t>
      </w:r>
      <m:oMath>
        <m:sSub>
          <m:sSubPr>
            <m:ctrlPr>
              <w:ins w:id="236" w:author="ian hussey" w:date="2026-06-16T10:38:00Z" w16du:dateUtc="2026-06-16T08:38:00Z">
                <w:rPr>
                  <w:rFonts w:ascii="Cambria Math" w:hAnsi="Cambria Math"/>
                  <w:i/>
                  <w:iCs/>
                  <w:lang w:val="en-US"/>
                </w:rPr>
              </w:ins>
            </m:ctrlPr>
          </m:sSubPr>
          <m:e>
            <m:r>
              <w:rPr>
                <w:rFonts w:ascii="Cambria Math" w:hAnsi="Cambria Math"/>
                <w:lang w:val="en-US"/>
              </w:rPr>
              <m:t>g</m:t>
            </m:r>
          </m:e>
          <m:sub>
            <m:r>
              <w:rPr>
                <w:rFonts w:ascii="Cambria Math" w:hAnsi="Cambria Math"/>
                <w:lang w:val="en-US"/>
              </w:rPr>
              <m:t>baseline</m:t>
            </m:r>
          </m:sub>
        </m:sSub>
      </m:oMath>
      <w:r w:rsidRPr="003935D6">
        <w:rPr>
          <w:lang w:val="en-US"/>
        </w:rPr>
        <w:t xml:space="preserve">). Both </w:t>
      </w:r>
      <w:del w:id="237" w:author="ian hussey" w:date="2026-06-16T08:55:00Z" w16du:dateUtc="2026-06-16T06:55:00Z">
        <w:r w:rsidRPr="003935D6" w:rsidDel="00214997">
          <w:rPr>
            <w:lang w:val="en-US"/>
          </w:rPr>
          <w:delText xml:space="preserve">Hedges </w:delText>
        </w:r>
      </w:del>
      <w:ins w:id="238" w:author="ian hussey" w:date="2026-06-16T08:55:00Z" w16du:dateUtc="2026-06-16T06:55:00Z">
        <w:r w:rsidR="00214997">
          <w:rPr>
            <w:lang w:val="en-US"/>
          </w:rPr>
          <w:t xml:space="preserve">Hedges’ </w:t>
        </w:r>
      </w:ins>
      <w:r w:rsidRPr="003935D6">
        <w:rPr>
          <w:i/>
          <w:iCs/>
          <w:lang w:val="en-US"/>
        </w:rPr>
        <w:t>g</w:t>
      </w:r>
      <w:r w:rsidRPr="003935D6">
        <w:rPr>
          <w:lang w:val="en-US"/>
        </w:rPr>
        <w:t xml:space="preserve"> (not correcting for baseline scores) and </w:t>
      </w:r>
      <w:del w:id="239" w:author="ian hussey" w:date="2026-06-16T08:55:00Z" w16du:dateUtc="2026-06-16T06:55:00Z">
        <w:r w:rsidRPr="003935D6" w:rsidDel="00214997">
          <w:rPr>
            <w:lang w:val="en-US"/>
          </w:rPr>
          <w:delText xml:space="preserve">Hedges </w:delText>
        </w:r>
      </w:del>
      <w:ins w:id="240" w:author="ian hussey" w:date="2026-06-16T08:55:00Z" w16du:dateUtc="2026-06-16T06:55:00Z">
        <w:r w:rsidR="00214997">
          <w:rPr>
            <w:lang w:val="en-US"/>
          </w:rPr>
          <w:t xml:space="preserve">Hedges’ </w:t>
        </w:r>
      </w:ins>
      <m:oMath>
        <m:sSub>
          <m:sSubPr>
            <m:ctrlPr>
              <w:ins w:id="241" w:author="ian hussey" w:date="2026-06-16T10:38:00Z" w16du:dateUtc="2026-06-16T08:38:00Z">
                <w:rPr>
                  <w:rFonts w:ascii="Cambria Math" w:hAnsi="Cambria Math"/>
                  <w:i/>
                  <w:iCs/>
                  <w:lang w:val="en-US"/>
                </w:rPr>
              </w:ins>
            </m:ctrlPr>
          </m:sSubPr>
          <m:e>
            <m:r>
              <w:rPr>
                <w:rFonts w:ascii="Cambria Math" w:hAnsi="Cambria Math"/>
                <w:lang w:val="en-US"/>
              </w:rPr>
              <m:t>g</m:t>
            </m:r>
          </m:e>
          <m:sub>
            <m:r>
              <w:rPr>
                <w:rFonts w:ascii="Cambria Math" w:hAnsi="Cambria Math"/>
                <w:lang w:val="en-US"/>
              </w:rPr>
              <m:t>corrected</m:t>
            </m:r>
          </m:sub>
        </m:sSub>
      </m:oMath>
      <w:r w:rsidRPr="003935D6">
        <w:rPr>
          <w:iCs/>
          <w:lang w:val="en-US"/>
        </w:rPr>
        <w:t xml:space="preserve"> (corrected for baseline scores) were entered into the multiverse analysis in order to assess the robustness of conclusions to this analytic choice.</w:t>
      </w:r>
    </w:p>
    <w:p w14:paraId="1558128B" w14:textId="77777777" w:rsidR="00F75791" w:rsidRDefault="00F75791" w:rsidP="002701E1">
      <w:pPr>
        <w:pStyle w:val="Heading2"/>
        <w:rPr>
          <w:lang w:val="en-US"/>
        </w:rPr>
      </w:pPr>
    </w:p>
    <w:p w14:paraId="5F990BD6" w14:textId="56730372" w:rsidR="002701E1" w:rsidRPr="003935D6" w:rsidRDefault="002701E1" w:rsidP="002701E1">
      <w:pPr>
        <w:pStyle w:val="Heading2"/>
        <w:rPr>
          <w:lang w:val="en-US"/>
        </w:rPr>
      </w:pPr>
      <w:r w:rsidRPr="003935D6">
        <w:rPr>
          <w:lang w:val="en-US"/>
        </w:rPr>
        <w:t xml:space="preserve">Results </w:t>
      </w:r>
    </w:p>
    <w:p w14:paraId="0D67F36D" w14:textId="7E7724C0" w:rsidR="002701E1" w:rsidRPr="003935D6" w:rsidRDefault="002701E1" w:rsidP="002701E1">
      <w:pPr>
        <w:rPr>
          <w:lang w:val="en-US"/>
        </w:rPr>
      </w:pPr>
      <w:r w:rsidRPr="003935D6">
        <w:rPr>
          <w:lang w:val="en-US"/>
        </w:rPr>
        <w:t xml:space="preserve">Multiverse analyses involve calculating a metric under all permutations of analytic choices using data from a given underlying dataset. In this case, the outcome metric was </w:t>
      </w:r>
      <w:del w:id="242" w:author="ian hussey" w:date="2026-06-16T08:55:00Z" w16du:dateUtc="2026-06-16T06:55:00Z">
        <w:r w:rsidRPr="003935D6" w:rsidDel="00214997">
          <w:rPr>
            <w:lang w:val="en-US"/>
          </w:rPr>
          <w:delText xml:space="preserve">Hedges </w:delText>
        </w:r>
      </w:del>
      <w:ins w:id="243" w:author="ian hussey" w:date="2026-06-16T08:55:00Z" w16du:dateUtc="2026-06-16T06:55:00Z">
        <w:r w:rsidR="00214997">
          <w:rPr>
            <w:lang w:val="en-US"/>
          </w:rPr>
          <w:t xml:space="preserve">Hedges’ </w:t>
        </w:r>
      </w:ins>
      <w:r w:rsidRPr="003935D6">
        <w:rPr>
          <w:i/>
          <w:iCs/>
          <w:lang w:val="en-US"/>
        </w:rPr>
        <w:t>g</w:t>
      </w:r>
      <w:r w:rsidRPr="003935D6">
        <w:rPr>
          <w:lang w:val="en-US"/>
        </w:rPr>
        <w:t xml:space="preserve"> (including its variation controlling for baseline scores), and the analytic choices were 1) the outcome measure (anxiety, discomfort, stress, and pooled), 2) whether baseline scores were controlled for or not, and 3) whether corrections for </w:t>
      </w:r>
      <w:r w:rsidRPr="003935D6">
        <w:rPr>
          <w:lang w:val="en-US"/>
        </w:rPr>
        <w:t xml:space="preserve">familywise error rate were used to choose the width of the Confidence Interval (95% vs. 98.33%, corresponding to a Bonferroni correction for the three correlated outcomes). </w:t>
      </w:r>
      <w:ins w:id="244" w:author="ian hussey" w:date="2026-06-16T09:07:00Z" w16du:dateUtc="2026-06-16T07:07:00Z">
        <w:r w:rsidR="00F40CF5">
          <w:rPr>
            <w:lang w:val="en-US"/>
          </w:rPr>
          <w:t>This produces 1</w:t>
        </w:r>
      </w:ins>
      <w:ins w:id="245" w:author="ian hussey" w:date="2026-06-16T09:13:00Z" w16du:dateUtc="2026-06-16T07:13:00Z">
        <w:r w:rsidR="00746D12">
          <w:rPr>
            <w:lang w:val="en-US"/>
          </w:rPr>
          <w:t>4</w:t>
        </w:r>
      </w:ins>
      <w:ins w:id="246" w:author="ian hussey" w:date="2026-06-16T09:07:00Z" w16du:dateUtc="2026-06-16T07:07:00Z">
        <w:r w:rsidR="00F40CF5">
          <w:rPr>
            <w:lang w:val="en-US"/>
          </w:rPr>
          <w:t xml:space="preserve"> different sets of analytic </w:t>
        </w:r>
      </w:ins>
      <w:ins w:id="247" w:author="ian hussey" w:date="2026-06-16T09:08:00Z" w16du:dateUtc="2026-06-16T07:08:00Z">
        <w:r w:rsidR="00902740">
          <w:rPr>
            <w:lang w:val="en-US"/>
          </w:rPr>
          <w:t>choices</w:t>
        </w:r>
      </w:ins>
      <w:ins w:id="248" w:author="ian hussey" w:date="2026-06-16T09:13:00Z" w16du:dateUtc="2026-06-16T07:13:00Z">
        <w:r w:rsidR="00746D12">
          <w:rPr>
            <w:lang w:val="en-US"/>
          </w:rPr>
          <w:t>:</w:t>
        </w:r>
      </w:ins>
      <w:ins w:id="249" w:author="ian hussey" w:date="2026-06-16T09:07:00Z" w16du:dateUtc="2026-06-16T07:07:00Z">
        <w:r w:rsidR="00F40CF5">
          <w:rPr>
            <w:lang w:val="en-US"/>
          </w:rPr>
          <w:t xml:space="preserve"> 4 outcomes * 2 baseline control </w:t>
        </w:r>
      </w:ins>
      <w:ins w:id="250" w:author="ian hussey" w:date="2026-06-16T09:08:00Z" w16du:dateUtc="2026-06-16T07:08:00Z">
        <w:r w:rsidR="00F40CF5">
          <w:rPr>
            <w:lang w:val="en-US"/>
          </w:rPr>
          <w:t>* 2 familywise error corrections</w:t>
        </w:r>
      </w:ins>
      <w:ins w:id="251" w:author="ian hussey" w:date="2026-06-16T09:14:00Z" w16du:dateUtc="2026-06-16T07:14:00Z">
        <w:r w:rsidR="00746D12">
          <w:rPr>
            <w:lang w:val="en-US"/>
          </w:rPr>
          <w:t>,</w:t>
        </w:r>
      </w:ins>
      <w:ins w:id="252" w:author="ian hussey" w:date="2026-06-16T09:15:00Z" w16du:dateUtc="2026-06-16T07:15:00Z">
        <w:r w:rsidR="00746D12">
          <w:rPr>
            <w:lang w:val="en-US"/>
          </w:rPr>
          <w:t xml:space="preserve"> where the familywise corrections are never applied to the pooled outcome given that a single pooled outcome involves only one test and does not need to be corrected</w:t>
        </w:r>
      </w:ins>
      <w:ins w:id="253" w:author="ian hussey" w:date="2026-06-16T09:08:00Z" w16du:dateUtc="2026-06-16T07:08:00Z">
        <w:r w:rsidR="00F40CF5">
          <w:rPr>
            <w:lang w:val="en-US"/>
          </w:rPr>
          <w:t>.</w:t>
        </w:r>
      </w:ins>
    </w:p>
    <w:p w14:paraId="67F2588A" w14:textId="378B3AC1" w:rsidR="002701E1" w:rsidRPr="003935D6" w:rsidRDefault="002701E1" w:rsidP="002701E1">
      <w:pPr>
        <w:rPr>
          <w:lang w:val="en-US"/>
        </w:rPr>
      </w:pPr>
      <w:r w:rsidRPr="003935D6">
        <w:rPr>
          <w:lang w:val="en-US"/>
        </w:rPr>
        <w:t xml:space="preserve">Figure 2 presents the results of the first multiverse analysis for the data extracted from original study by Foody et al. (2013). The upper panel presents the distribution of </w:t>
      </w:r>
      <w:del w:id="254" w:author="ian hussey" w:date="2026-06-16T08:55:00Z" w16du:dateUtc="2026-06-16T06:55:00Z">
        <w:r w:rsidRPr="003935D6" w:rsidDel="00214997">
          <w:rPr>
            <w:lang w:val="en-US"/>
          </w:rPr>
          <w:delText xml:space="preserve">Hedges </w:delText>
        </w:r>
      </w:del>
      <w:ins w:id="255" w:author="ian hussey" w:date="2026-06-16T08:55:00Z" w16du:dateUtc="2026-06-16T06:55:00Z">
        <w:r w:rsidR="00214997">
          <w:rPr>
            <w:lang w:val="en-US"/>
          </w:rPr>
          <w:t xml:space="preserve">Hedges’ </w:t>
        </w:r>
      </w:ins>
      <w:r w:rsidRPr="003935D6">
        <w:rPr>
          <w:i/>
          <w:iCs/>
          <w:lang w:val="en-US"/>
        </w:rPr>
        <w:t>g</w:t>
      </w:r>
      <w:r w:rsidRPr="003935D6">
        <w:rPr>
          <w:lang w:val="en-US"/>
        </w:rPr>
        <w:t xml:space="preserve"> effect sizes arranged from lowest to highest values. </w:t>
      </w:r>
      <w:del w:id="256" w:author="ian hussey" w:date="2026-06-16T08:50:00Z" w16du:dateUtc="2026-06-16T06:50:00Z">
        <w:r w:rsidRPr="003935D6" w:rsidDel="00214997">
          <w:rPr>
            <w:lang w:val="en-US"/>
          </w:rPr>
          <w:delText>The lower panel presents the analytic choices that gave rise to each effect size</w:delText>
        </w:r>
      </w:del>
      <w:ins w:id="257" w:author="ian hussey" w:date="2026-06-16T08:50:00Z" w16du:dateUtc="2026-06-16T06:50:00Z">
        <w:r w:rsidR="00214997">
          <w:rPr>
            <w:lang w:val="en-US"/>
          </w:rPr>
          <w:t>These plots should be interpreted as follows: each vertical column between the upper and lower panels provides the effect size and its confidence intervals (upper panel) and the</w:t>
        </w:r>
      </w:ins>
      <w:ins w:id="258" w:author="ian hussey" w:date="2026-06-16T08:51:00Z" w16du:dateUtc="2026-06-16T06:51:00Z">
        <w:r w:rsidR="00214997">
          <w:rPr>
            <w:lang w:val="en-US"/>
          </w:rPr>
          <w:t xml:space="preserve"> analytic choices that produced this effect size (lower panel)</w:t>
        </w:r>
      </w:ins>
      <w:del w:id="259" w:author="ian hussey" w:date="2026-06-16T08:50:00Z" w16du:dateUtc="2026-06-16T06:50:00Z">
        <w:r w:rsidRPr="003935D6" w:rsidDel="00214997">
          <w:rPr>
            <w:lang w:val="en-US"/>
          </w:rPr>
          <w:delText xml:space="preserve"> (i.e., the one presented directly above it)</w:delText>
        </w:r>
      </w:del>
      <w:r w:rsidRPr="003935D6">
        <w:rPr>
          <w:lang w:val="en-US"/>
        </w:rPr>
        <w:t>.</w:t>
      </w:r>
      <w:ins w:id="260" w:author="ian hussey" w:date="2026-06-16T08:51:00Z" w16du:dateUtc="2026-06-16T06:51:00Z">
        <w:r w:rsidR="00214997">
          <w:rPr>
            <w:lang w:val="en-US"/>
          </w:rPr>
          <w:t xml:space="preserve"> For example, the first column on the left of Figure 2 presents </w:t>
        </w:r>
      </w:ins>
      <w:ins w:id="261" w:author="ian hussey" w:date="2026-06-16T08:52:00Z" w16du:dateUtc="2026-06-16T06:52:00Z">
        <w:r w:rsidR="00214997">
          <w:rPr>
            <w:lang w:val="en-US"/>
          </w:rPr>
          <w:t>a Hedges</w:t>
        </w:r>
      </w:ins>
      <w:ins w:id="262" w:author="ian hussey" w:date="2026-06-16T08:53:00Z" w16du:dateUtc="2026-06-16T06:53:00Z">
        <w:r w:rsidR="00214997">
          <w:rPr>
            <w:lang w:val="en-US"/>
          </w:rPr>
          <w:t>’</w:t>
        </w:r>
      </w:ins>
      <w:ins w:id="263" w:author="ian hussey" w:date="2026-06-16T08:52:00Z" w16du:dateUtc="2026-06-16T06:52:00Z">
        <w:r w:rsidR="00214997">
          <w:rPr>
            <w:lang w:val="en-US"/>
          </w:rPr>
          <w:t xml:space="preserve"> </w:t>
        </w:r>
        <w:r w:rsidR="00214997" w:rsidRPr="00214997">
          <w:rPr>
            <w:i/>
            <w:iCs/>
            <w:lang w:val="en-US"/>
            <w:rPrChange w:id="264" w:author="ian hussey" w:date="2026-06-16T08:53:00Z" w16du:dateUtc="2026-06-16T06:53:00Z">
              <w:rPr>
                <w:lang w:val="en-US"/>
              </w:rPr>
            </w:rPrChange>
          </w:rPr>
          <w:t>g</w:t>
        </w:r>
        <w:r w:rsidR="00214997">
          <w:rPr>
            <w:lang w:val="en-US"/>
          </w:rPr>
          <w:t xml:space="preserve"> </w:t>
        </w:r>
      </w:ins>
      <w:ins w:id="265" w:author="ian hussey" w:date="2026-06-16T08:53:00Z" w16du:dateUtc="2026-06-16T06:53:00Z">
        <w:r w:rsidR="00214997">
          <w:rPr>
            <w:lang w:val="en-US"/>
          </w:rPr>
          <w:t xml:space="preserve">= -0.22 under the analytic choices of the anxiety outcome, controlling for baseline scores, </w:t>
        </w:r>
      </w:ins>
      <w:ins w:id="266" w:author="ian hussey" w:date="2026-06-16T08:54:00Z" w16du:dateUtc="2026-06-16T06:54:00Z">
        <w:r w:rsidR="00214997">
          <w:rPr>
            <w:lang w:val="en-US"/>
          </w:rPr>
          <w:t xml:space="preserve">without Bonferroni corrections. Across the columns, the pattern of effect sizes </w:t>
        </w:r>
      </w:ins>
      <w:ins w:id="267" w:author="ian hussey" w:date="2026-06-16T08:55:00Z" w16du:dateUtc="2026-06-16T06:55:00Z">
        <w:r w:rsidR="00A237E0">
          <w:rPr>
            <w:lang w:val="en-US"/>
          </w:rPr>
          <w:t xml:space="preserve">under different analytic choices </w:t>
        </w:r>
      </w:ins>
      <w:ins w:id="268" w:author="ian hussey" w:date="2026-06-16T08:54:00Z" w16du:dateUtc="2026-06-16T06:54:00Z">
        <w:r w:rsidR="00214997">
          <w:rPr>
            <w:lang w:val="en-US"/>
          </w:rPr>
          <w:t xml:space="preserve">can be seen. </w:t>
        </w:r>
      </w:ins>
      <w:ins w:id="269" w:author="ian hussey" w:date="2026-06-16T08:56:00Z" w16du:dateUtc="2026-06-16T06:56:00Z">
        <w:r w:rsidR="00A237E0">
          <w:rPr>
            <w:lang w:val="en-US"/>
          </w:rPr>
          <w:t xml:space="preserve">In this case, it demonstrates that statistically significant results (via the exclusion of the </w:t>
        </w:r>
        <w:r w:rsidR="00A237E0">
          <w:rPr>
            <w:lang w:val="en-US"/>
          </w:rPr>
          <w:lastRenderedPageBreak/>
          <w:t>zero point from the confidence intervals) are not observed under any set of anal</w:t>
        </w:r>
      </w:ins>
      <w:ins w:id="270" w:author="ian hussey" w:date="2026-06-16T08:57:00Z" w16du:dateUtc="2026-06-16T06:57:00Z">
        <w:r w:rsidR="00A237E0">
          <w:rPr>
            <w:lang w:val="en-US"/>
          </w:rPr>
          <w:t>ytic choices.</w:t>
        </w:r>
      </w:ins>
      <w:r w:rsidRPr="003935D6">
        <w:rPr>
          <w:lang w:val="en-US"/>
        </w:rPr>
        <w:t xml:space="preserve"> Figure 3 presents the results of the same multiverse analysis applied to data extracted from the replication study by Foody et al. (2015). As can be seen from the figures, specifically the failure of all Confidence Intervals to exclude the zero point, no significant differences were found between the distinction and hierarchy conditions at the post-intervention time point under any set of analytic choice</w:t>
      </w:r>
      <w:r w:rsidR="0027411B">
        <w:rPr>
          <w:lang w:val="en-US"/>
        </w:rPr>
        <w:t>s</w:t>
      </w:r>
      <w:r w:rsidRPr="003935D6">
        <w:rPr>
          <w:lang w:val="en-US"/>
        </w:rPr>
        <w:t xml:space="preserve"> in either the original study or the replication. That is, the results very robustly fail to support the original conclusion that </w:t>
      </w:r>
      <w:r w:rsidRPr="003935D6">
        <w:rPr>
          <w:i/>
          <w:iCs/>
          <w:lang w:val="en-US"/>
        </w:rPr>
        <w:t>“The findings demonstrated superiority of the intervention that focused on hierarchical, rather than distinction, deictic relations in terms of reducing distress.”</w:t>
      </w:r>
      <w:r w:rsidRPr="003935D6">
        <w:rPr>
          <w:lang w:val="en-US"/>
        </w:rPr>
        <w:t xml:space="preserve"> (</w:t>
      </w:r>
      <w:ins w:id="271" w:author="ian hussey" w:date="2026-06-15T17:25:00Z" w16du:dateUtc="2026-06-15T15:25:00Z">
        <w:r w:rsidR="007F1753" w:rsidRPr="007F1753">
          <w:rPr>
            <w:lang w:val="en-US"/>
          </w:rPr>
          <w:t xml:space="preserve">Foody et al., 2013, </w:t>
        </w:r>
      </w:ins>
      <w:r w:rsidRPr="003935D6">
        <w:rPr>
          <w:lang w:val="en-US"/>
        </w:rPr>
        <w:t>p. 373</w:t>
      </w:r>
      <w:r w:rsidRPr="003935D6">
        <w:rPr>
          <w:i/>
          <w:iCs/>
          <w:lang w:val="en-US"/>
        </w:rPr>
        <w:t>)</w:t>
      </w:r>
      <w:r w:rsidRPr="003935D6">
        <w:rPr>
          <w:lang w:val="en-US"/>
        </w:rPr>
        <w:t xml:space="preserve">. This result </w:t>
      </w:r>
      <w:ins w:id="272" w:author="ian hussey" w:date="2026-06-15T17:56:00Z" w16du:dateUtc="2026-06-15T15:56:00Z">
        <w:r w:rsidR="00A423A5">
          <w:rPr>
            <w:lang w:val="en-US"/>
          </w:rPr>
          <w:t xml:space="preserve">of the reanalysis </w:t>
        </w:r>
      </w:ins>
      <w:ins w:id="273" w:author="ian hussey" w:date="2026-06-15T17:57:00Z" w16du:dateUtc="2026-06-15T15:57:00Z">
        <w:r w:rsidR="00A423A5">
          <w:rPr>
            <w:lang w:val="en-US"/>
          </w:rPr>
          <w:t xml:space="preserve">does not </w:t>
        </w:r>
      </w:ins>
      <w:ins w:id="274" w:author="ian hussey" w:date="2026-06-15T17:56:00Z" w16du:dateUtc="2026-06-15T15:56:00Z">
        <w:r w:rsidR="00A423A5">
          <w:rPr>
            <w:lang w:val="en-US"/>
          </w:rPr>
          <w:t xml:space="preserve">support the conclusion </w:t>
        </w:r>
      </w:ins>
      <w:del w:id="275" w:author="ian hussey" w:date="2026-06-15T17:56:00Z" w16du:dateUtc="2026-06-15T15:56:00Z">
        <w:r w:rsidRPr="003935D6" w:rsidDel="00A423A5">
          <w:rPr>
            <w:lang w:val="en-US"/>
          </w:rPr>
          <w:delText xml:space="preserve">is in strong contrast with the conclusions of </w:delText>
        </w:r>
      </w:del>
      <w:ins w:id="276" w:author="ian hussey" w:date="2026-06-15T17:56:00Z" w16du:dateUtc="2026-06-15T15:56:00Z">
        <w:r w:rsidR="00A423A5">
          <w:rPr>
            <w:lang w:val="en-US"/>
          </w:rPr>
          <w:t xml:space="preserve">reached by </w:t>
        </w:r>
      </w:ins>
      <w:r w:rsidRPr="003935D6">
        <w:rPr>
          <w:lang w:val="en-US"/>
        </w:rPr>
        <w:t>Foody et al. (2013).</w:t>
      </w:r>
      <w:ins w:id="277" w:author="ian hussey" w:date="2026-06-15T17:58:00Z" w16du:dateUtc="2026-06-15T15:58:00Z">
        <w:r w:rsidR="00A423A5">
          <w:rPr>
            <w:lang w:val="en-US"/>
          </w:rPr>
          <w:t xml:space="preserve"> </w:t>
        </w:r>
      </w:ins>
      <w:del w:id="278" w:author="ian hussey" w:date="2026-06-15T17:58:00Z" w16du:dateUtc="2026-06-15T15:58:00Z">
        <w:r w:rsidRPr="003935D6" w:rsidDel="00A423A5">
          <w:rPr>
            <w:lang w:val="en-US"/>
          </w:rPr>
          <w:delText xml:space="preserve"> </w:delText>
        </w:r>
      </w:del>
    </w:p>
    <w:p w14:paraId="6DA49FF2" w14:textId="77777777" w:rsidR="002701E1" w:rsidRDefault="002701E1" w:rsidP="002701E1">
      <w:pPr>
        <w:pStyle w:val="Heading1"/>
        <w:jc w:val="both"/>
        <w:rPr>
          <w:lang w:val="en-US"/>
        </w:rPr>
      </w:pPr>
    </w:p>
    <w:p w14:paraId="679A1431" w14:textId="6410A55C" w:rsidR="00ED5BB1" w:rsidRPr="003935D6" w:rsidRDefault="00F83A48" w:rsidP="001B1984">
      <w:pPr>
        <w:pStyle w:val="Heading1"/>
        <w:rPr>
          <w:lang w:val="en-US"/>
        </w:rPr>
      </w:pPr>
      <w:r w:rsidRPr="003935D6">
        <w:rPr>
          <w:lang w:val="en-US"/>
        </w:rPr>
        <w:t>Discussion</w:t>
      </w:r>
    </w:p>
    <w:p w14:paraId="745DAC1C" w14:textId="67E849CE" w:rsidR="003E44AD" w:rsidRDefault="006F3B2D" w:rsidP="003E44AD">
      <w:pPr>
        <w:rPr>
          <w:lang w:val="en-US"/>
        </w:rPr>
      </w:pPr>
      <w:r w:rsidRPr="003935D6">
        <w:rPr>
          <w:lang w:val="en-US"/>
        </w:rPr>
        <w:t xml:space="preserve">The </w:t>
      </w:r>
      <w:r w:rsidR="002C2349" w:rsidRPr="003935D6">
        <w:rPr>
          <w:lang w:val="en-US"/>
        </w:rPr>
        <w:t xml:space="preserve">combined </w:t>
      </w:r>
      <w:r w:rsidRPr="003935D6">
        <w:rPr>
          <w:lang w:val="en-US"/>
        </w:rPr>
        <w:t xml:space="preserve">results of the </w:t>
      </w:r>
      <w:r w:rsidR="002C2349" w:rsidRPr="003935D6">
        <w:rPr>
          <w:lang w:val="en-US"/>
        </w:rPr>
        <w:t xml:space="preserve">critiques and </w:t>
      </w:r>
      <w:r w:rsidRPr="003935D6">
        <w:rPr>
          <w:lang w:val="en-US"/>
        </w:rPr>
        <w:t>reanalys</w:t>
      </w:r>
      <w:r w:rsidR="002C2349" w:rsidRPr="003935D6">
        <w:rPr>
          <w:lang w:val="en-US"/>
        </w:rPr>
        <w:t xml:space="preserve">es </w:t>
      </w:r>
      <w:r w:rsidRPr="003935D6">
        <w:rPr>
          <w:lang w:val="en-US"/>
        </w:rPr>
        <w:t xml:space="preserve">are presented </w:t>
      </w:r>
      <w:r w:rsidR="009435E0" w:rsidRPr="003935D6">
        <w:rPr>
          <w:lang w:val="en-US"/>
        </w:rPr>
        <w:t xml:space="preserve">as a decision chart </w:t>
      </w:r>
      <w:r w:rsidRPr="003935D6">
        <w:rPr>
          <w:lang w:val="en-US"/>
        </w:rPr>
        <w:t xml:space="preserve">in Figure </w:t>
      </w:r>
      <w:r w:rsidR="009435E0" w:rsidRPr="003935D6">
        <w:rPr>
          <w:lang w:val="en-US"/>
        </w:rPr>
        <w:t>4</w:t>
      </w:r>
      <w:r w:rsidRPr="003935D6">
        <w:rPr>
          <w:lang w:val="en-US"/>
        </w:rPr>
        <w:t>. Starting from the top left, the reader can make one analytic decision at a time: starting with whether the results of Foody et al.’s (2013) RM-ANOVAs should simply be accepted on face value; if not, followed by whether merely correcting their results for multiple testing is sufficient; and if not, followed by which form of between groups effect size should be calculated. In summary, no set of analytic choices for Foody et al. (2013) followed by applying the same choice to the replication study in Foody et al. (2015) produce (a) a replicable result, and (b) all choices other than accepting Foody et al.’s (2013) RM-ANOVA results provide null results for all tests in both studies. Even for that exception, support for the hypothesis is limited to one out of three outcome measures, undermining Foody et al.’s (2013) general claim. This is remarkable given the way that the results of Foody et al. (2013) are referred to in other work</w:t>
      </w:r>
      <w:ins w:id="279" w:author="ian hussey" w:date="2026-06-16T11:39:00Z" w16du:dateUtc="2026-06-16T09:39:00Z">
        <w:r w:rsidR="003967D9">
          <w:rPr>
            <w:lang w:val="en-US"/>
          </w:rPr>
          <w:t>,</w:t>
        </w:r>
      </w:ins>
      <w:del w:id="280" w:author="ian hussey" w:date="2026-06-16T11:39:00Z" w16du:dateUtc="2026-06-16T09:39:00Z">
        <w:r w:rsidRPr="003935D6" w:rsidDel="003967D9">
          <w:rPr>
            <w:lang w:val="en-US"/>
          </w:rPr>
          <w:delText xml:space="preserve"> –</w:delText>
        </w:r>
      </w:del>
      <w:r w:rsidRPr="003935D6">
        <w:rPr>
          <w:lang w:val="en-US"/>
        </w:rPr>
        <w:t xml:space="preserve"> </w:t>
      </w:r>
      <w:del w:id="281" w:author="ian hussey" w:date="2026-06-16T11:39:00Z" w16du:dateUtc="2026-06-16T09:39:00Z">
        <w:r w:rsidRPr="003935D6" w:rsidDel="003967D9">
          <w:rPr>
            <w:lang w:val="en-US"/>
          </w:rPr>
          <w:delText>i.e.</w:delText>
        </w:r>
      </w:del>
      <w:ins w:id="282" w:author="ian hussey" w:date="2026-06-16T11:39:00Z" w16du:dateUtc="2026-06-16T09:39:00Z">
        <w:r w:rsidR="003967D9">
          <w:rPr>
            <w:lang w:val="en-US"/>
          </w:rPr>
          <w:t>that is,</w:t>
        </w:r>
      </w:ins>
      <w:del w:id="283" w:author="ian hussey" w:date="2026-06-16T11:39:00Z" w16du:dateUtc="2026-06-16T09:39:00Z">
        <w:r w:rsidRPr="003935D6" w:rsidDel="003967D9">
          <w:rPr>
            <w:lang w:val="en-US"/>
          </w:rPr>
          <w:delText>,</w:delText>
        </w:r>
      </w:del>
      <w:r w:rsidRPr="003935D6">
        <w:rPr>
          <w:lang w:val="en-US"/>
        </w:rPr>
        <w:t xml:space="preserve"> as evidence for the utility of RFT to ACT, and support for the ACT model of psychotherapy</w:t>
      </w:r>
      <w:r w:rsidR="003E44AD">
        <w:rPr>
          <w:lang w:val="en-US"/>
        </w:rPr>
        <w:t xml:space="preserve"> </w:t>
      </w:r>
      <w:r w:rsidR="003E44AD">
        <w:rPr>
          <w:lang w:val="en-US"/>
        </w:rPr>
        <w:fldChar w:fldCharType="begin"/>
      </w:r>
      <w:r w:rsidR="00FD7D67">
        <w:rPr>
          <w:lang w:val="en-US"/>
        </w:rPr>
        <w:instrText xml:space="preserve"> ADDIN ZOTERO_ITEM CSL_CITATION {"citationID":"Om8h7U6m","properties":{"formattedCitation":"(e.g., Harte &amp; Barnes-Holmes, 2023; Luciano et al., 2023; Ruiz et al., 2023; Zettle &amp; Masuda, 2022)","plainCitation":"(e.g., Harte &amp; Barnes-Holmes, 2023; Luciano et al., 2023; Ruiz et al., 2023; Zettle &amp; Masuda, 2022)","noteIndex":0},"citationItems":[{"id":29203,"uris":["http://zotero.org/users/1687755/items/DUQKD2G4"],"itemData":{"id":29203,"type":"chapter","container-title":"The Oxford Handbook of Acceptance and Commitment Therapy","edition":"1","language":"en","publisher":"Oxford University Press","source":"DOI.org (Crossref)","title":"A primer on relational frame theory (RFT)","URL":"https://doi.org/10.1093/oxfordhb/9780197550076.001.0001","editor":[{"family":"Twohig","given":"Michael P."},{"family":"Levin","given":"Michael E."},{"family":"Petersen","given":"Julie M."}],"author":[{"family":"Harte","given":"Colin"},{"family":"Barnes-Holmes","given":"Dermot"}],"accessed":{"date-parts":[["2024",8,5]]},"issued":{"date-parts":[["2023"]]}},"prefix":"e.g., "},{"id":29197,"uris":["http://zotero.org/users/1687755/items/HCKERP8Y"],"itemData":{"id":29197,"type":"chapter","abstract":"Abstract\n            Private events can have a dominant function in human behavior, especially with regard to the experience of self and selfing behavior. This article presents the building of selfing behavior throughout the early interactions of responding to others’ behaviors and discusses the impact of learning to relate (i.e., learning human language). Special focus is on the significant impact of deictic and hierarchical framing in building self-contents, overaching abstract motivations, the abstraction of I, and the subsequent derivation of more self-contents. Also covered are the patterns of responding in coordination with one’s own behavior (psychological inflexibility) and responding hierarchically (psychological flexibility); and hierarchical responding as the final common pathway for the many faces of therapeutic processes towards building psychological flexibility. Finally, the experimental evidence that has been signaling this path for years is summarized.","container-title":"The Oxford Handbook of Acceptance and Commitment Therapy","DOI":"10.1093/oxfordhb/9780197550076.013.5","edition":"1","ISBN":"978-0-19-755007-6","language":"en","page":"109-142","publisher":"Oxford University Press","source":"DOI.org (Crossref)","title":"Clinical Behavior Analysis and RFT: Conceptualizing Psychopathology and Its Treatment","title-short":"Clinical Behavior Analysis and RFT","URL":"https://doi.org/10.1093/oxfordhb/9780197550076.001.0001","editor":[{"family":"Twohig","given":"Michael P."},{"family":"Levin","given":"Michael E."},{"family":"Petersen","given":"Julie M."}],"author":[{"family":"Luciano","given":"Carmen"},{"family":"Törneke","given":"Niklas"},{"family":"Ruiz","given":"Francisco J."}],"accessed":{"date-parts":[["2024",8,5]]},"issued":{"date-parts":[["2023"]]}}},{"id":29175,"uris":["http://zotero.org/users/1687755/items/674URAIG"],"itemData":{"id":29175,"type":"chapter","abstract":"There are now over 900 randomized controlled trials demonstrating the positive effects of Acceptance and Commitment Therapy (ACT) for a wide range of areas. ACT is listed as an empirically supported therapy for multiple clinical concerns and is being disseminated as an evidence-based treatment by organizations including the United States Veterans Health Administration and the World Health Organization. In The Oxford Handbook of Acceptance and Commitment Therapy, Michael P. Twohig, Michael E. Levin, and Julie M. Petersen bring together contributions from the world's leading scholars to create a comprehensive volume on established areas of ACT. The Handbook presents a scholarly review of the treatment as it has developed over the past two to three decades. Featuring 33 chapters on key aspects of the treatment, the contributors offer analysis on ACT's conceptual and theoretical underpinnings, applications to specific populations and problems, methods of implementation, and other special topics. They further cover theory, empirical support, and scholarly descriptions of treatment application. The volume is divided into four sections, with the first, on conceptual foundations, offering five chapters that comprise a primer on ACT. The second section presents chapters on ACT methods, such as acceptance, cognitive defusion, and values. The third section covers specific applications of ACT, including depression, eating disorders, and psychosis. The fourth and final section covers issues implementing ACT such as training, delivery in schools, technology, and cultural adaptation. The Handbook concludes with two chapters examining directions for future research and practice. Offering rich resources to further study each topic, the Handbook is an essential resource for scholars and students who wish to understand the important major aspects of this transdiagnostic form of cognitive behavior therapy.","container-title":"The Oxford Handbook of Acceptance and Commitment Therapy","ISBN":"978-0-19-755009-0","language":"en","note":"Google-Books-ID: 2V7DEAAAQBAJ","publisher":"Oxford University Press","source":"Google Books","title":"Cognitive defusion","URL":"https://doi.org/10.1093/oxfordhb/9780197550076.001.0001","author":[{"family":"Ruiz","given":"Francisco J."},{"family":"Gil-Luciano","given":"B."},{"family":"Segura-Vargas","given":"M. A."}],"editor":[{"family":"Twohig","given":"Michael P."},{"family":"Levin","given":"Michael E."},{"family":"Petersen","given":"J. M."}],"issued":{"date-parts":[["2023"]]}}},{"id":29177,"uris":["http://zotero.org/users/1687755/items/RIVXHTAA"],"itemData":{"id":29177,"type":"chapter","abstract":"A projection of where the third wave of cognitive behavior therapy (CBT) may be headed is offered using acceptance and commitment therapy (ACT) as an example. The increasing emergence of a process-based therapy (PBT) movement is cited as having the potential to be...","container-title":"Behavior Therapy","DOI":"10.1007/978-3-031-11677-3_34","language":"en","source":"link.springer.com","title":"The Future of Third Wave Cognitive Behavior Therapies","URL":"https://doi.org/10.1007/978-3-031-11677-3_34","author":[{"family":"Zettle","given":"Robert D."},{"family":"Masuda","given":"Akihiko"}],"editor":[{"family":"O'Donohue","given":"William"},{"family":"Masdua","given":"A."}],"accessed":{"date-parts":[["2024",8,5]]},"issued":{"date-parts":[["2022",10,18]]}}}],"schema":"https://github.com/citation-style-language/schema/raw/master/csl-citation.json"} </w:instrText>
      </w:r>
      <w:r w:rsidR="003E44AD">
        <w:rPr>
          <w:lang w:val="en-US"/>
        </w:rPr>
        <w:fldChar w:fldCharType="separate"/>
      </w:r>
      <w:r w:rsidR="003E44AD">
        <w:rPr>
          <w:noProof/>
          <w:lang w:val="en-US"/>
        </w:rPr>
        <w:t>(e.g., Harte &amp; Barnes-Holmes, 2023; Luciano et al., 2023; Ruiz et al., 2023; Zettle &amp; Masuda, 2022)</w:t>
      </w:r>
      <w:r w:rsidR="003E44AD">
        <w:rPr>
          <w:lang w:val="en-US"/>
        </w:rPr>
        <w:fldChar w:fldCharType="end"/>
      </w:r>
      <w:r w:rsidRPr="003935D6">
        <w:rPr>
          <w:lang w:val="en-US"/>
        </w:rPr>
        <w:t xml:space="preserve">. </w:t>
      </w:r>
    </w:p>
    <w:p w14:paraId="52561C8D" w14:textId="35534074" w:rsidR="00BB52F9" w:rsidRDefault="00E53DAE" w:rsidP="005618B9">
      <w:pPr>
        <w:rPr>
          <w:lang w:val="en-US"/>
        </w:rPr>
      </w:pPr>
      <w:r w:rsidRPr="003935D6">
        <w:rPr>
          <w:lang w:val="en-US"/>
        </w:rPr>
        <w:t xml:space="preserve">The literature (currently) </w:t>
      </w:r>
      <w:r w:rsidR="00142C35">
        <w:rPr>
          <w:lang w:val="en-US"/>
        </w:rPr>
        <w:t xml:space="preserve">presents </w:t>
      </w:r>
      <w:r w:rsidR="003E44AD">
        <w:rPr>
          <w:lang w:val="en-US"/>
        </w:rPr>
        <w:t>the results of Foody et al. (2013)</w:t>
      </w:r>
      <w:r w:rsidRPr="003935D6">
        <w:rPr>
          <w:lang w:val="en-US"/>
        </w:rPr>
        <w:t xml:space="preserve"> as </w:t>
      </w:r>
      <w:r w:rsidR="00142C35">
        <w:rPr>
          <w:lang w:val="en-US"/>
        </w:rPr>
        <w:t xml:space="preserve">supportive of the claim that </w:t>
      </w:r>
      <w:r w:rsidR="00DA6A90">
        <w:rPr>
          <w:lang w:val="en-US"/>
        </w:rPr>
        <w:t xml:space="preserve">interventions to promote </w:t>
      </w:r>
      <w:r w:rsidRPr="003935D6">
        <w:rPr>
          <w:lang w:val="en-US"/>
        </w:rPr>
        <w:t>hierarc</w:t>
      </w:r>
      <w:r w:rsidR="003E44AD">
        <w:rPr>
          <w:lang w:val="en-US"/>
        </w:rPr>
        <w:t>hical relations with mental content produce superior therapeutic outcomes</w:t>
      </w:r>
      <w:r w:rsidRPr="003935D6">
        <w:rPr>
          <w:lang w:val="en-US"/>
        </w:rPr>
        <w:t xml:space="preserve"> </w:t>
      </w:r>
      <w:r w:rsidR="003E44AD">
        <w:rPr>
          <w:lang w:val="en-US"/>
        </w:rPr>
        <w:t xml:space="preserve">to </w:t>
      </w:r>
      <w:r w:rsidRPr="003935D6">
        <w:rPr>
          <w:lang w:val="en-US"/>
        </w:rPr>
        <w:t>distinction</w:t>
      </w:r>
      <w:r w:rsidR="003E44AD">
        <w:rPr>
          <w:lang w:val="en-US"/>
        </w:rPr>
        <w:t xml:space="preserve"> relations;</w:t>
      </w:r>
      <w:r w:rsidRPr="003935D6">
        <w:rPr>
          <w:lang w:val="en-US"/>
        </w:rPr>
        <w:t xml:space="preserve"> therefore </w:t>
      </w:r>
      <w:r w:rsidR="003E44AD">
        <w:rPr>
          <w:lang w:val="en-US"/>
        </w:rPr>
        <w:t xml:space="preserve">contributing to </w:t>
      </w:r>
      <w:r w:rsidRPr="003935D6">
        <w:rPr>
          <w:lang w:val="en-US"/>
        </w:rPr>
        <w:t xml:space="preserve">ACT’s model of self-as-context and </w:t>
      </w:r>
      <w:r w:rsidR="003E44AD">
        <w:rPr>
          <w:lang w:val="en-US"/>
        </w:rPr>
        <w:t xml:space="preserve">the claim that </w:t>
      </w:r>
      <w:r w:rsidRPr="003935D6">
        <w:rPr>
          <w:lang w:val="en-US"/>
        </w:rPr>
        <w:t>ACT benefits from its close links to basic RFT research. Close</w:t>
      </w:r>
      <w:r w:rsidR="0001416E" w:rsidRPr="003935D6">
        <w:rPr>
          <w:lang w:val="en-US"/>
        </w:rPr>
        <w:t>r</w:t>
      </w:r>
      <w:r w:rsidRPr="003935D6">
        <w:rPr>
          <w:lang w:val="en-US"/>
        </w:rPr>
        <w:t xml:space="preserve"> </w:t>
      </w:r>
      <w:r w:rsidR="0001416E" w:rsidRPr="003935D6">
        <w:rPr>
          <w:lang w:val="en-US"/>
        </w:rPr>
        <w:t>re</w:t>
      </w:r>
      <w:r w:rsidRPr="003935D6">
        <w:rPr>
          <w:lang w:val="en-US"/>
        </w:rPr>
        <w:t xml:space="preserve">inspection </w:t>
      </w:r>
      <w:r w:rsidR="0001416E" w:rsidRPr="003935D6">
        <w:rPr>
          <w:lang w:val="en-US"/>
        </w:rPr>
        <w:t>suggests</w:t>
      </w:r>
      <w:r w:rsidRPr="003935D6">
        <w:rPr>
          <w:lang w:val="en-US"/>
        </w:rPr>
        <w:t xml:space="preserve"> that the first link in this evidential chain is not the case, which should therefore undermine all subsequent links in the belief chain. However, correcting these erroneous beliefs in clinicians and scientists will </w:t>
      </w:r>
      <w:r w:rsidR="00540982" w:rsidRPr="003935D6">
        <w:rPr>
          <w:lang w:val="en-US"/>
        </w:rPr>
        <w:t xml:space="preserve">likely </w:t>
      </w:r>
      <w:r w:rsidRPr="003935D6">
        <w:rPr>
          <w:lang w:val="en-US"/>
        </w:rPr>
        <w:t>be far from trivial.</w:t>
      </w:r>
    </w:p>
    <w:p w14:paraId="773703F5" w14:textId="6ADFC6B9" w:rsidR="000710F5" w:rsidRPr="003935D6" w:rsidRDefault="000710F5" w:rsidP="000710F5">
      <w:pPr>
        <w:rPr>
          <w:lang w:val="en-US"/>
        </w:rPr>
      </w:pPr>
      <w:r>
        <w:t xml:space="preserve">The results of this reanalysis are agnostic to whether new, large, well-designed studies are likely to generate evidence for or against the claim that hierarchical relations produce better efficacy than </w:t>
      </w:r>
      <w:r>
        <w:t>distinction relations</w:t>
      </w:r>
      <w:ins w:id="284" w:author="ian hussey" w:date="2026-06-16T08:47:00Z" w16du:dateUtc="2026-06-16T06:47:00Z">
        <w:r w:rsidR="00DC6B3F">
          <w:t xml:space="preserve">, and whether either can out perform a </w:t>
        </w:r>
      </w:ins>
      <w:ins w:id="285" w:author="ian hussey" w:date="2026-06-16T08:46:00Z" w16du:dateUtc="2026-06-16T06:46:00Z">
        <w:r w:rsidR="00DC6B3F">
          <w:t xml:space="preserve">control condition to account for </w:t>
        </w:r>
      </w:ins>
      <w:ins w:id="286" w:author="ian hussey" w:date="2026-06-16T08:47:00Z" w16du:dateUtc="2026-06-16T06:47:00Z">
        <w:r w:rsidR="00DC6B3F">
          <w:t>regression</w:t>
        </w:r>
      </w:ins>
      <w:ins w:id="287" w:author="ian hussey" w:date="2026-06-16T08:46:00Z" w16du:dateUtc="2026-06-16T06:46:00Z">
        <w:r w:rsidR="00DC6B3F">
          <w:t xml:space="preserve"> to the mean (see Figure 1)</w:t>
        </w:r>
      </w:ins>
      <w:r>
        <w:t>. These analyses consider only the credibility of the claim with regard to existing data in the paper cited for this claim: currently, there is no credible evidence for the claim based on the data presented by Foody et al. (2013) or Foody et al. (2015).</w:t>
      </w:r>
    </w:p>
    <w:p w14:paraId="3E0B355D" w14:textId="5E4C6386" w:rsidR="005618B9" w:rsidRDefault="005618B9" w:rsidP="005618B9">
      <w:pPr>
        <w:rPr>
          <w:lang w:val="en-US"/>
        </w:rPr>
      </w:pPr>
      <w:r>
        <w:rPr>
          <w:lang w:val="en-US"/>
        </w:rPr>
        <w:t>O</w:t>
      </w:r>
      <w:r w:rsidRPr="003935D6">
        <w:rPr>
          <w:lang w:val="en-US"/>
        </w:rPr>
        <w:t xml:space="preserve">ther work attempting to tie RFT principles to ACT practices, such as the use of metaphor in therapy, have also been presented </w:t>
      </w:r>
      <w:r w:rsidRPr="003935D6">
        <w:rPr>
          <w:lang w:val="en-US"/>
        </w:rPr>
        <w:fldChar w:fldCharType="begin"/>
      </w:r>
      <w:r w:rsidR="00160EA4">
        <w:rPr>
          <w:lang w:val="en-US"/>
        </w:rPr>
        <w:instrText xml:space="preserve"> ADDIN ZOTERO_ITEM CSL_CITATION {"citationID":"A1DrCwYX","properties":{"formattedCitation":"(Sierra et al., 2016)","plainCitation":"(Sierra et al., 2016)","noteIndex":0},"citationItems":[{"id":1037,"uris":["http://zotero.org/users/1687755/items/FQDNWK95"],"itemData":{"id":1037,"type":"article-journal","abstract":"Metaphor is a tool frequently used in psychotherapy such as Acceptance and Commitment Therapy (ACT), a contextual behavioral model of psychological intervention rooted in an approach to human language and cognition known as Relational Frame Theory (RFT). This experimental analogue study aimed to analyze the effect of two variables in the metaphor effect on promoting psychological flexibility according to RFT: (a) the presence of common physical properties between the individual’s experience and the metaphor, and (b) the specification of appetitive augmental functions in the metaphor content. A 2x2 factorial design was implemented where the presence/absence of the above-mentioned variables was manipulated. Eighty-three participants first responded to measures of experiential avoidance, cognitive fusion, and generalized pliance. Subsequently, they were exposed to a cold-pressor task at pretest. Afterwards, participants were randomly assigned to four experimental protocols consisting of a metaphor that included: (a) common physical properties and augmental functions, (b) only common physical properties, (c) only augmental functions, and (d) none of these variables. Then, participants were re-exposed to the cold-pressor task (posttest). The results showed that both variables had a statistically significant effect on the pain tolerance induced by the cold-pressor task.","container-title":"International Journal of Psychology","issue":"3","language":"en","page":"265-279","source":"Zotero","title":"The Role of Common Physical Properties and Augmental Functions in Metaphor Effect","volume":"16","author":[{"family":"Sierra","given":"Marco A"},{"family":"Ruiz","given":"Francisco J"},{"family":"Flórez","given":"Cindy L"},{"family":"Hernández","given":"Diana Riaño"},{"family":"Luciano","given":"Carmen"}],"issued":{"date-parts":[["2016"]]}}}],"schema":"https://github.com/citation-style-language/schema/raw/master/csl-citation.json"} </w:instrText>
      </w:r>
      <w:r w:rsidRPr="003935D6">
        <w:rPr>
          <w:lang w:val="en-US"/>
        </w:rPr>
        <w:fldChar w:fldCharType="separate"/>
      </w:r>
      <w:r w:rsidRPr="003935D6">
        <w:rPr>
          <w:lang w:val="en-US"/>
        </w:rPr>
        <w:t>(Sierra et al., 2016)</w:t>
      </w:r>
      <w:r w:rsidRPr="003935D6">
        <w:rPr>
          <w:lang w:val="en-US"/>
        </w:rPr>
        <w:fldChar w:fldCharType="end"/>
      </w:r>
      <w:r w:rsidRPr="003935D6">
        <w:rPr>
          <w:lang w:val="en-US"/>
        </w:rPr>
        <w:t xml:space="preserve"> but have also failed to replicate </w:t>
      </w:r>
      <w:r w:rsidRPr="003935D6">
        <w:rPr>
          <w:lang w:val="en-US"/>
        </w:rPr>
        <w:fldChar w:fldCharType="begin"/>
      </w:r>
      <w:r w:rsidR="00160EA4">
        <w:rPr>
          <w:lang w:val="en-US"/>
        </w:rPr>
        <w:instrText xml:space="preserve"> ADDIN ZOTERO_ITEM CSL_CITATION {"citationID":"t4pgnuAp","properties":{"unsorted":true,"formattedCitation":"(Pendrous et al., 2020; for a series of replies, in order of publication, see: Hussey, 2020; Hulbert-Williams et al., 2020; Ruiz et al., 2020)","plainCitation":"(Pendrous et al., 2020; for a series of replies, in order of publication, see: Hussey, 2020; Hulbert-Williams et al., 2020; Ruiz et al., 2020)","noteIndex":0},"citationItems":[{"id":468,"uris":["http://zotero.org/users/1687755/items/E5JLVVRD"],"itemData":{"id":468,"type":"article-journal","abstract":"Relational frame theory claims that the tacit understanding of metaphorical language rests upon our ability to derive relations based on relevant contextual cues; with metaphor aptness being a function of learning history and the number and nature of contextual cues presented. Recent experimental research has explored whether metaphor aptness plays a role in changing behaviour. Sierra, Ruiz, Flórez, Riaño Hernández, and Luciano (2016) demonstrated that the presence of common physical properties (herein common properties; “cold”) within a perseverance metaphor increased pain tolerance to the cold pressor task. When the metaphor also specified appetitive augmental functions (herein augmentals; “something important to you”), pain tolerance also increased. We tested the replicability of these findings under more stringent conditions, using a stratified (by sex) double-blind randomised-controlled experimental design. Eighty-nine participants completed baseline measures of psychological flexibility, cognitive fusion, generalised pliance, and analogical reasoning ability. Participants were then allocated to a pre-recorded audio-delivered metaphor exercise containing either: (i) common properties; (ii) augmentals; (iii) both; or (iv) neither (control condition). Participants completed the cold pressor task before and after intervention. We found no change in pain tolerance following intervention in any condition. Given potential implications for apt metaphor use for changing behaviour, further work is required to establish why the original study's findings were not replicated, to identify boundary conditions for the putative effect, and test metaphor use in ecologically valid settings.","container-title":"Journal of Contextual Behavioral Science","DOI":"10.1016/j.jcbs.2020.02.003","ISSN":"2212-1447","journalAbbreviation":"Journal of Contextual Behavioral Science","language":"en","page":"17-24","source":"ScienceDirect","title":"Appetitive augmental functions and common physical properties in a pain-tolerance metaphor: An extended replication","title-short":"Appetitive augmental functions and common physical properties in a pain-tolerance metaphor","volume":"16","author":[{"family":"Pendrous","given":"Rosina"},{"family":"Hulbert-Williams","given":"Lee"},{"family":"Hochard","given":"Kevin D."},{"family":"Hulbert-Williams","given":"Nicholas J."}],"issued":{"date-parts":[["2020",4,1]]}}},{"id":140,"uris":["http://zotero.org/users/1687755/items/BEYEEZDB"],"itemData":{"id":140,"type":"article","abstract":"Recent evidence suggests replications of psychology studies produce discrepant findings, and that original studies frequently report inflated estimates of effect size. Colloquially speaking, studies ‘fail to replicate’ at an alarming rate, at least in terms of congruence of finding significant p values. Replies are often then written by the authors of the original studies. This discourse often follows a predictable pattern: highly general claims are made in an original study, the replication produces null results, and the response by the original authors primarily focuses on reasons to disqualify the replication’s results from requiring consideration, rather than acknowledging that the original study’s finding may not, in fact, be replicable, or that the generality of the original claims may require revision or constraint. I illustrate these points using the example of a recently published trio of an original study, a failed replication, and a response by original authors. I argue that our scientific goals would be better served by efforts to avoid falling into these writing tropes and to instead move the discourse forward and reinforce the behaviours we want to see in our scientific community, such as the conduction of high-quality replication studies. All data and code at osf.io/du8xk.","DOI":"10.31234/osf.io/83z2y","language":"en-us","publisher":"PsyArXiv","source":"OSF Preprints","title":"General claims require generalized effects: A reply to Ruiz et al.’s (2020) ‘A systematic and critical response to Pendrous et al. (2020) replication study’","title-short":"General claims require generalized effects","URL":"https://psyarxiv.com/83z2y/","author":[{"family":"Hussey","given":"Ian"}],"accessed":{"date-parts":[["2023",2,24]]},"issued":{"date-parts":[["2020",5,7]]}},"prefix":"for a series of replies, in order of publication, see: "},{"id":4626,"uris":["http://zotero.org/users/1687755/items/YUWXE4HR"],"itemData":{"id":4626,"type":"article-journal","abstract":"Deliberate and explicit replication attempts are becoming more common across the behavioral sciences. Whilst replicability has been recognized as a core feature of science for decades (if not centuries), the directness of today’s replication work requires us to consider carefully how we communicate our research and how we conceptualize our theories in light of differing findings. This paper uses a concrete example to make a number of suggestions for how we, as a scientific community, ought to engage with replication attempts. Within Relational Frame Theory (RFT) there is a growing body of applied research on the effective use of metaphors to increase tolerance of aversive states. We conducted a replication of an earlier experimental analogue study (2020, this journal) and failed to find the specified effect. Ruiz et al. (2020, also this journal) have recently published a critical response in which they list a number of differences between our two studies which might account for the negative findings. We will use this series of three papers as our exemplum. We also take the opportunity to acknowledge some points of critique provided by Ruiz et al., and to set the record straight with respect to the differences between the original study and our replication attempt. We hope this discussion might help the CBS community to develop a coherent approach to the very current issue of replication.","container-title":"Journal of Contextual Behavioral Science","DOI":"10.1016/j.jcbs.2020.10.008","ISSN":"2212-1447","journalAbbreviation":"Journal of Contextual Behavioral Science","language":"en","page":"306-311","source":"ScienceDirect","title":"In search of scope: A response to Ruiz et al. (2020)","title-short":"In search of scope","volume":"18","author":[{"family":"Hulbert-Williams","given":"L."},{"family":"Pendrous","given":"R."},{"family":"Hochard","given":"K. D."},{"family":"Hulbert-Williams","given":"N. J."}],"issued":{"date-parts":[["2020",10,29]]}}},{"id":451,"uris":["http://zotero.org/users/1687755/items/SVCZDY7K"],"itemData":{"id":451,"type":"article-journal","abstract":"Conducting direct replication studies is crucial for the progress of science because they increase our confidence in the effect of the independent variables under the same or mostly the same experimental conditions. Pendrous et al. (2020) recently published an “extended direct replication” with negative results concerning the study by Sierra et al. (2016) and suggested the disparity in results was due to the supposed more stringent conditions of their study. However, a detailed comparison of the studies reveals that (a) they differed in many relevant aspects (e.g., participants' characteristics, experimental task, procedure, and experimental protocols): that preclude considering Pendrous et al.‘s study as a “direct replication; ” (b) the replication study did not specify some methodological strengths of the original study; and (c) the replication study had unnoticed methodological problems. In the replication study: (a) there was an overrepresentation of females, (b) there were notable differences across experimental conditions in the naïve status of the participants in terms of previous ACT/RFT knowledge and experience with the cold pressor task, (c) 21.4% of the participants were not native English speakers, (d) compensation was not the same for all participants, and (e) there were differences in the pauses prompting for relational elaboration across the experimental conditions. These methodological problems might limit the conclusions reached in the replication study. We call for greater precision in reporting and discussing replication studies by highlighting the commonalities and differences between the original and replication studies.","container-title":"Journal of Contextual Behavioral Science","DOI":"10.1016/j.jcbs.2020.04.011","ISSN":"2212-1447","journalAbbreviation":"Journal of Contextual Behavioral Science","language":"en","page":"39-45","source":"ScienceDirect","title":"A systematic and critical response to Pendrous et al. (2020) replication study","volume":"17","author":[{"family":"Ruiz","given":"Francisco J."},{"family":"Luciano","given":"Carmen"},{"family":"Sierra","given":"Marco A."}],"issued":{"date-parts":[["2020",4,30]]}}}],"schema":"https://github.com/citation-style-language/schema/raw/master/csl-citation.json"} </w:instrText>
      </w:r>
      <w:r w:rsidRPr="003935D6">
        <w:rPr>
          <w:lang w:val="en-US"/>
        </w:rPr>
        <w:fldChar w:fldCharType="separate"/>
      </w:r>
      <w:r>
        <w:rPr>
          <w:lang w:val="en-US"/>
        </w:rPr>
        <w:t>(Pendrous et al., 2020; for a series of replies, in order of publication, see: Hussey, 2020; Hulbert-Williams et al., 2020; Ruiz et al., 2020)</w:t>
      </w:r>
      <w:r w:rsidRPr="003935D6">
        <w:rPr>
          <w:lang w:val="en-US"/>
        </w:rPr>
        <w:fldChar w:fldCharType="end"/>
      </w:r>
      <w:r w:rsidRPr="003935D6">
        <w:rPr>
          <w:lang w:val="en-US"/>
        </w:rPr>
        <w:t>.</w:t>
      </w:r>
    </w:p>
    <w:p w14:paraId="52156867" w14:textId="77777777" w:rsidR="00421884" w:rsidRDefault="00421884" w:rsidP="00BB52F9">
      <w:pPr>
        <w:pStyle w:val="Heading2"/>
        <w:rPr>
          <w:lang w:val="en-US"/>
        </w:rPr>
      </w:pPr>
    </w:p>
    <w:p w14:paraId="2052C712" w14:textId="53D7FB02" w:rsidR="00BB52F9" w:rsidRPr="003935D6" w:rsidRDefault="005618B9" w:rsidP="00BB52F9">
      <w:pPr>
        <w:pStyle w:val="Heading2"/>
        <w:rPr>
          <w:lang w:val="en-US"/>
        </w:rPr>
      </w:pPr>
      <w:r>
        <w:rPr>
          <w:lang w:val="en-US"/>
        </w:rPr>
        <w:t>A</w:t>
      </w:r>
      <w:r w:rsidR="00BB52F9" w:rsidRPr="003935D6">
        <w:rPr>
          <w:lang w:val="en-US"/>
        </w:rPr>
        <w:t>n isolated case</w:t>
      </w:r>
      <w:r>
        <w:rPr>
          <w:lang w:val="en-US"/>
        </w:rPr>
        <w:t>?</w:t>
      </w:r>
    </w:p>
    <w:p w14:paraId="0BA0E2D3" w14:textId="1A3E4F9D" w:rsidR="00B5354F" w:rsidRPr="003935D6" w:rsidRDefault="00B5354F" w:rsidP="0072341B">
      <w:pPr>
        <w:rPr>
          <w:lang w:val="en-US"/>
        </w:rPr>
      </w:pPr>
      <w:r w:rsidRPr="003935D6">
        <w:rPr>
          <w:lang w:val="en-US"/>
        </w:rPr>
        <w:t xml:space="preserve">The collective rendering by the </w:t>
      </w:r>
      <w:r w:rsidR="00142C35">
        <w:rPr>
          <w:lang w:val="en-US"/>
        </w:rPr>
        <w:t>ACT/RFT</w:t>
      </w:r>
      <w:r w:rsidRPr="003935D6">
        <w:rPr>
          <w:lang w:val="en-US"/>
        </w:rPr>
        <w:t xml:space="preserve"> </w:t>
      </w:r>
      <w:r w:rsidR="00142C35">
        <w:rPr>
          <w:lang w:val="en-US"/>
        </w:rPr>
        <w:t>literature</w:t>
      </w:r>
      <w:r w:rsidRPr="003935D6">
        <w:rPr>
          <w:lang w:val="en-US"/>
        </w:rPr>
        <w:t xml:space="preserve"> of Foody et al.</w:t>
      </w:r>
      <w:r w:rsidR="00D70742">
        <w:rPr>
          <w:lang w:val="en-US"/>
        </w:rPr>
        <w:t>’s</w:t>
      </w:r>
      <w:r w:rsidRPr="003935D6">
        <w:rPr>
          <w:lang w:val="en-US"/>
        </w:rPr>
        <w:t xml:space="preserve"> (2013</w:t>
      </w:r>
      <w:r w:rsidR="008478D0">
        <w:rPr>
          <w:lang w:val="en-US"/>
        </w:rPr>
        <w:t>, 2015</w:t>
      </w:r>
      <w:r w:rsidRPr="003935D6">
        <w:rPr>
          <w:lang w:val="en-US"/>
        </w:rPr>
        <w:t xml:space="preserve">) </w:t>
      </w:r>
      <w:r w:rsidR="00EA4A4E">
        <w:rPr>
          <w:lang w:val="en-US"/>
        </w:rPr>
        <w:t xml:space="preserve">results </w:t>
      </w:r>
      <w:r w:rsidRPr="003935D6">
        <w:rPr>
          <w:lang w:val="en-US"/>
        </w:rPr>
        <w:t xml:space="preserve">into an incorrect but widely believed scientific </w:t>
      </w:r>
      <w:r w:rsidR="00EF663E">
        <w:rPr>
          <w:lang w:val="en-US"/>
        </w:rPr>
        <w:t>claim</w:t>
      </w:r>
      <w:r w:rsidRPr="003935D6">
        <w:rPr>
          <w:lang w:val="en-US"/>
        </w:rPr>
        <w:t xml:space="preserve"> should give us pause for thought. Some may be quick to suggest that this is a single unfortunate example. It may be worth recalling that similar appeals to exceptionalism were made early in the replication crisis, and yet the problems kept spreading to new areas of work people previously argued to be unaffected. We must be careful to avoid hubris here too, and instead be open to the possibility that many areas of our work are built on shaky foundations. </w:t>
      </w:r>
      <w:r w:rsidR="00142C35">
        <w:rPr>
          <w:lang w:val="en-US"/>
        </w:rPr>
        <w:t xml:space="preserve">Only large scale assessment of the credibility and trustworthiness of highly cited or influential work can determine the prevalence of such cases </w:t>
      </w:r>
      <w:r w:rsidR="00142C35">
        <w:rPr>
          <w:lang w:val="en-US"/>
        </w:rPr>
        <w:fldChar w:fldCharType="begin"/>
      </w:r>
      <w:r w:rsidR="00160EA4">
        <w:rPr>
          <w:lang w:val="en-US"/>
        </w:rPr>
        <w:instrText xml:space="preserve"> ADDIN ZOTERO_ITEM CSL_CITATION {"citationID":"Sb0pskxd","properties":{"unsorted":false,"formattedCitation":"(Gelman &amp; King, 2025; Hussey &amp; Cummins, 2025; Wilkinson, Heal, Antoniou, et al., 2025; Wilkinson, Heal, Flemyng, et al., 2025)","plainCitation":"(Gelman &amp; King, 2025; Hussey &amp; Cummins, 2025; Wilkinson, Heal, Antoniou, et al., 2025; Wilkinson, Heal, Flemyng, et al., 2025)","noteIndex":0},"citationItems":[{"id":31579,"uris":["http://zotero.org/users/1687755/items/VJZUPUWK"],"itemData":{"id":31579,"type":"article-magazine","abstract":"We need a post-publication, citation-triggered review process.","container-title":"The Chronicle of Higher Education","language":"en","note":"section: The Review","title":"Social Science Is Broken. Here’s How to Fix It.","URL":"https://www.chronicle.com/article/social-science-is-broken-heres-how-to-fix-it","author":[{"family":"Gelman","given":"Andrew"},{"family":"King","given":"Andrew"}],"accessed":{"date-parts":[["2025",3,4]]},"issued":{"date-parts":[["2025",2,25]]}}},{"id":36090,"uris":["http://zotero.org/users/1687755/items/7FEICJMS"],"itemData":{"id":36090,"type":"post-weblog","abstract":"Authors: Ian Hussey &amp; Jamie Cummins\ntl;dr: 9.2% of all citations go to just 0.32% of psychology articles. To have the most impact, post-publication peer-review should focus on these influential articles.\nIn their recent piece in the Chronicle of Higher Education “Social Science Is Broken. Here’s How to Fix It”, Gelman &amp; King (2025) argued that science needs “a post-publication, citation-triggered review process,” where highly cited and therefore influential articles are automatically given post-publication peer review at a certain citation threshold.","container-title":"mmmdata.io","language":"en","title":"Post-publication peer-review should focus on highly influential articles","URL":"https://mmmdata.io/posts/2025/08/post-publication-peer-review-should-focus-on-highly-influential-articles/","author":[{"family":"Hussey","given":"Ian"},{"family":"Cummins","given":"Jamie"}],"accessed":{"date-parts":[["2026",1,23]]},"issued":{"date-parts":[["2025",8,11]]}}},{"id":33468,"uris":["http://zotero.org/users/1687755/items/X3JDLCK4"],"itemData":{"id":33468,"type":"article","abstract":"Background The aim of the INSPECT-SR project is to develop a tool to identify problematic RCTs in systematic reviews. In Stage 1 of the project, a list of potential trustworthiness checks was created. The checks on this list must be evaluated to determine which should be included in the INSPECT-SR tool.\nMethods We attempted to apply 72 trustworthiness checks to RCTs in 50 Cochrane Reviews. For each, we recorded whether the check was passed, failed or possibly failed, or whether it was not feasible to complete the check. Following application of the checks, we recorded whether we had concerns about the authenticity of each RCT. We repeated each meta-analysis after removing RCTs flagged by each check, and again after removing RCTs where we had concerns about authenticity, to estimate the impact of trustworthiness assessment. Trustworthiness assessments were compared to Risk of Bias and GRADE assessments in the reviews.\nResults 95 RCTs were assessed. Following application of the checks, assessors had some or serious concerns about the authenticity of 25% and 6% of the RCTs, respectively. Removing RCTs with either some or serious concerns resulted in 22% of meta-analyses having no remaining RCTs. However, many checks proved difficult to understand or implement, which may have led to unwarranted scepticism in some instances. Furthermore, we restricted assessment to meta-analyses with no more than 5 RCTs, which will distort the impact on results. No relationship was identified between trustworthiness assessment and Risk of Bias or GRADE.\nConclusions This study supports the case for routine trustworthiness assessment in systematic reviews, as problematic studies do not appear to be flagged by Risk of Bias assessment. The study produced evidence on the feasibility and impact of trustworthiness checks. These results will be used, in conjunction with those from a subsequent Delphi process, to determine which checks should be included in the INSPECT-SR tool.\nPlain language summary Systematic reviews collate evidence from randomised controlled trials (RCTs) to find out whether health interventions are safe and effective. However, it is now recognised that the findings of some RCTs are not genuine, and some of these studies appear to have been fabricated. Various checks for these “problematic” RCTs have been proposed, but it is necessary to evaluate these checks to find out which are useful and which are feasible. We applied a comprehensive list of “trustworthiness checks” to 95 RCTs in 50 systematic reviews to learn more about them, and to see how often performing the checks would lead us to classify RCTs as being potentially inauthentic. We found that applying the checks led to concerns about the authenticity of around 1 in 3 RCTs. However, we found that many of the checks were difficult to perform and could have been misinterpreted. This might have led us to be overly sceptical in some cases. The findings from this study will be used, alongside other evidence, to decide which of these checks should be performed routinely to try to identify problematic RCTs, to stop them from being mistaken for genuine studies and potentially being used to inform healthcare decisions.\nWhat is newAn extensive list of potential checks for assessing study trustworthiness was assessed via an application to 95 randomised controlled trials (RCTs) in 50 Cochrane Reviews.Following application of the checks, assessors had concerns about the authenticity of 32% of the RCTs.If these RCTs were excluded, 22% of meta-analyses would have no remaining RCTs.However, the study showed that some checks were frequently infeasible, and others could be easily misunderstood or misinterpreted.The study restricted assessment to meta-analyses including five or fewer RCTs, which might distort the impact of applying the checks.","DOI":"10.1101/2024.11.25.24316905","language":"en","license":"© 2025, Posted by Cold Spring Harbor Laboratory. This pre-print is available under a Creative Commons License (Attribution 4.0 International), CC BY 4.0, as described at http://creativecommons.org/licenses/by/4.0/","publisher":"medRxiv","source":"medRxiv","title":"Assessing the feasibility and impact of clinical trial trustworthiness checks via an application to Cochrane Reviews: Stage 2 of the INSPECT-SR project","title-short":"Assessing the feasibility and impact of clinical trial trustworthiness checks via an application to Cochrane Reviews","URL":"https://www.medrxiv.org/content/10.1101/2024.11.25.24316905v3","author":[{"family":"Wilkinson","given":"Jack"},{"family":"Heal","given":"Calvin"},{"family":"Antoniou","given":"Georgios A."},{"family":"Flemyng","given":"Ella"},{"family":"Ahnström","given":"Love"},{"family":"Alteri","given":"Alessandra"},{"family":"Avenell","given":"Alison"},{"family":"Barker","given":"Timothy Hugh"},{"family":"Borg","given":"David N."},{"family":"Brown","given":"Nicholas JL"},{"family":"Buhmann","given":"Rob"},{"family":"Calvache","given":"Jose A."},{"family":"Carlsson","given":"Rickard"},{"family":"Carter","given":"Lesley-Anne"},{"family":"Cashin","given":"Aidan G."},{"family":"Cotterill","given":"Sarah"},{"family":"Färnqvist","given":"Kenneth"},{"family":"Ferraro","given":"Michael C."},{"family":"Grohmann","given":"Steph"},{"family":"Gurrin","given":"Lyle C."},{"family":"Hayden","given":"Jill A."},{"family":"Hunter","given":"Kylie E."},{"family":"Hyltse","given":"Natalie"},{"family":"Jung","given":"Lukas"},{"family":"Krishan","given":"Ashma"},{"family":"Laporte","given":"Silvy"},{"family":"Lasserson","given":"Toby J."},{"family":"Laursen","given":"David RT"},{"family":"Lensen","given":"Sarah"},{"family":"Li","given":"Wentao"},{"family":"Li","given":"Tianjing"},{"family":"Liu","given":"Jianping"},{"family":"Locher","given":"Clara"},{"family":"Lu","given":"Zewen"},{"family":"Lundh","given":"Andreas"},{"family":"Marsden","given":"Antonia"},{"family":"Meyerowitz-Katz","given":"Gideon"},{"family":"Mol","given":"Ben W."},{"family":"Munn","given":"Zachary"},{"family":"Naudet","given":"Florian"},{"family":"Nunan","given":"David"},{"family":"O’Connell","given":"Neil E."},{"family":"Olsson","given":"Natasha"},{"family":"Parker","given":"Lisa"},{"family":"Patetsini","given":"Eleftheria"},{"family":"Redman","given":"Barbara"},{"family":"Rhodes","given":"Sarah"},{"family":"Richardson","given":"Rachel"},{"family":"Ringsten","given":"Martin"},{"family":"Rogozińska","given":"Ewelina"},{"family":"Seidler","given":"Anna Lene"},{"family":"Sheldrick","given":"Kyle"},{"family":"Stocking","given":"Katie"},{"family":"Sydenham","given":"Emma"},{"family":"Thomas","given":"Hugh"},{"family":"Tsokani","given":"Sofia"},{"family":"Vinatier","given":"Constant"},{"family":"Vorland","given":"Colby J."},{"family":"Wang","given":"Rui"},{"family":"Wattar","given":"Bassel H. Al"},{"family":"Weber","given":"Florencia"},{"family":"Weibel","given":"Stephanie"},{"family":"Wely","given":"Madelon","dropping-particle":"van"},{"family":"Xu","given":"Chang"},{"family":"Bero","given":"Lisa"},{"family":"Kirkham","given":"Jamie J."}],"accessed":{"date-parts":[["2025",7,18]]},"issued":{"date-parts":[["2025",1,6]]}}},{"id":34313,"uris":["http://zotero.org/users/1687755/items/T3RIEZZ3"],"itemData":{"id":34313,"type":"article","abstract":"Precis The integrity of evidence synthesis is threatened by problematic randomised controlled trials (RCTs). These are RCTs where there are serious concerns about the trustworthiness of the data or findings. This could be due to research misconduct, including fraud, or due to honest critical errors. If these RCTs are not detected, they may be inadvertently included in systematic reviews and guidelines, potentially distorting their results. To address this problem, the INSPECT-SR (INveStigating ProblEmatic Clinical Trials in Systematic Reviews) tool has been developed to assess the trustworthiness of RCTs. This will allow problematic RCTs to be identified and excluded from systematic reviews. This paper describes the development of INSPECT-SR. The tool and an associated guidance document are presented.","DOI":"10.1101/2025.09.03.25334905","language":"en","license":"© 2025, Posted by Cold Spring Harbor Laboratory. This pre-print is available under a Creative Commons License (Attribution 4.0 International), CC BY 4.0, as described at http://creativecommons.org/licenses/by/4.0/","note":"ISSN: 3067-2007\npage: 2025.09.03.25334905","publisher":"medRxiv","source":"medRxiv","title":"INSPECT-SR: a tool for assessing trustworthiness of randomised controlled trials","title-short":"INSPECT-SR","URL":"https://www.medrxiv.org/content/10.1101/2025.09.03.25334905v2","author":[{"family":"Wilkinson","given":"Jack"},{"family":"Heal","given":"Calvin"},{"family":"Flemyng","given":"Ella"},{"family":"Antoniou","given":"Georgios A."},{"family":"Aburrow","given":"Tony"},{"family":"Alfirevic","given":"Zarko"},{"family":"Avenell","given":"Alison"},{"family":"Barbour","given":"Virginia"},{"family":"Berghella","given":"Vincenzo"},{"family":"Bishop","given":"Dorothy V. M."},{"family":"Bordewijk","given":"Esmée M."},{"family":"Brown","given":"Nicholas J. L."},{"family":"Christopher","given":"Jana"},{"family":"Clarke","given":"Mike"},{"family":"Dahly","given":"Darren"},{"family":"Dennis","given":"Jane"},{"family":"Dicker","given":"Patrick"},{"family":"Dumville","given":"Jo"},{"family":"Frankish","given":"Helen"},{"family":"Grey","given":"Andrew"},{"family":"Grohmann","given":"Steph"},{"family":"Gurrin","given":"Lyle C."},{"family":"Hayden","given":"Jill A."},{"family":"Heathers","given":"James A. J."},{"family":"Hunter","given":"Kylie E."},{"family":"Hussey","given":"Ian"},{"family":"Jung","given":"Lukas"},{"family":"Lam","given":"Emily"},{"family":"Lasserson","given":"Toby J."},{"family":"Lensen","given":"Sarah"},{"family":"Li","given":"Tianjing"},{"family":"Li","given":"Wentao"},{"family":"Liu","given":"Jianping"},{"family":"Loder","given":"Elizabeth"},{"family":"Lundh","given":"Andreas"},{"family":"Meyerowitz-Katz","given":"Gideon"},{"family":"Mol","given":"Ben W."},{"family":"Naudet","given":"Florian"},{"family":"Noel-Storr","given":"Anna"},{"family":"O’Connell","given":"Neil E."},{"family":"Parker","given":"Lisa"},{"family":"Redberg","given":"Rita F."},{"family":"Redman","given":"Barbara K."},{"family":"Richardson","given":"Rachel"},{"family":"Seidler","given":"Anna Lene"},{"family":"Sheldrick","given":"Kyle"},{"family":"Sydenham","given":"Emma"},{"family":"Wely","given":"Madelon","dropping-particle":"van"},{"family":"Vorland","given":"Colby J."},{"family":"Wang","given":"Rui"},{"family":"Weibel","given":"Stephanie"},{"family":"Wjst","given":"Matthias"},{"family":"Bero","given":"Lisa"},{"family":"Kirkham","given":"Jamie J."}],"accessed":{"date-parts":[["2025",9,16]]},"issued":{"date-parts":[["2025",9,11]]}}}],"schema":"https://github.com/citation-style-language/schema/raw/master/csl-citation.json"} </w:instrText>
      </w:r>
      <w:r w:rsidR="00142C35">
        <w:rPr>
          <w:lang w:val="en-US"/>
        </w:rPr>
        <w:fldChar w:fldCharType="separate"/>
      </w:r>
      <w:r w:rsidR="00160EA4">
        <w:rPr>
          <w:noProof/>
          <w:lang w:val="en-US"/>
        </w:rPr>
        <w:t>(Gelman &amp; King, 2025; Hussey &amp; Cummins, 2025; Wilkinson, Heal, Antoniou, et al., 2025; Wilkinson, Heal, Flemyng, et al., 2025)</w:t>
      </w:r>
      <w:r w:rsidR="00142C35">
        <w:rPr>
          <w:lang w:val="en-US"/>
        </w:rPr>
        <w:fldChar w:fldCharType="end"/>
      </w:r>
      <w:r w:rsidR="005618B9">
        <w:rPr>
          <w:lang w:val="en-US"/>
        </w:rPr>
        <w:t>.</w:t>
      </w:r>
    </w:p>
    <w:p w14:paraId="49F9222F" w14:textId="77777777" w:rsidR="00FB7D23" w:rsidRDefault="00FB7D23" w:rsidP="00983E57">
      <w:pPr>
        <w:rPr>
          <w:lang w:val="en-US"/>
        </w:rPr>
      </w:pPr>
    </w:p>
    <w:p w14:paraId="243BAA40" w14:textId="31C16E12" w:rsidR="00FB7D23" w:rsidRPr="003935D6" w:rsidRDefault="00714B45" w:rsidP="00FB7D23">
      <w:pPr>
        <w:pStyle w:val="Heading1"/>
        <w:rPr>
          <w:lang w:val="en-US"/>
        </w:rPr>
      </w:pPr>
      <w:r w:rsidRPr="00714B45">
        <w:t>CRediT</w:t>
      </w:r>
      <w:r>
        <w:t xml:space="preserve"> </w:t>
      </w:r>
      <w:r w:rsidR="00FB7D23">
        <w:rPr>
          <w:lang w:val="en-US"/>
        </w:rPr>
        <w:t>Contributorship</w:t>
      </w:r>
      <w:r>
        <w:rPr>
          <w:lang w:val="en-US"/>
        </w:rPr>
        <w:t xml:space="preserve"> Statement</w:t>
      </w:r>
    </w:p>
    <w:p w14:paraId="43F4DFD4" w14:textId="0127547D" w:rsidR="00FB7D23" w:rsidDel="00682386" w:rsidRDefault="00FB7D23" w:rsidP="00FB7D23">
      <w:pPr>
        <w:rPr>
          <w:del w:id="288" w:author="ian hussey" w:date="2026-06-15T17:27:00Z" w16du:dateUtc="2026-06-15T15:27:00Z"/>
          <w:lang w:val="en-US"/>
        </w:rPr>
      </w:pPr>
      <w:r>
        <w:rPr>
          <w:lang w:val="en-US"/>
        </w:rPr>
        <w:t>IH was responsible for all aspects of this research.</w:t>
      </w:r>
    </w:p>
    <w:p w14:paraId="03FEE89C" w14:textId="77777777" w:rsidR="00714B45" w:rsidRDefault="00714B45" w:rsidP="00682386">
      <w:pPr>
        <w:rPr>
          <w:lang w:val="en-US"/>
        </w:rPr>
      </w:pPr>
    </w:p>
    <w:p w14:paraId="6294139E" w14:textId="3BE97228" w:rsidR="00AC2A22" w:rsidDel="00682386" w:rsidRDefault="00714B45" w:rsidP="00142C35">
      <w:pPr>
        <w:pStyle w:val="Heading1"/>
        <w:rPr>
          <w:del w:id="289" w:author="ian hussey" w:date="2026-06-15T17:27:00Z" w16du:dateUtc="2026-06-15T15:27:00Z"/>
        </w:rPr>
      </w:pPr>
      <w:del w:id="290" w:author="ian hussey" w:date="2026-06-15T17:27:00Z" w16du:dateUtc="2026-06-15T15:27:00Z">
        <w:r w:rsidRPr="00714B45" w:rsidDel="00682386">
          <w:delText>Social Impact &amp; Responsibility</w:delText>
        </w:r>
      </w:del>
    </w:p>
    <w:p w14:paraId="49A340D7" w14:textId="2CA15866" w:rsidR="00AC2A22" w:rsidDel="00682386" w:rsidRDefault="00AC2A22" w:rsidP="00AC2A22">
      <w:pPr>
        <w:rPr>
          <w:del w:id="291" w:author="ian hussey" w:date="2026-06-15T17:27:00Z" w16du:dateUtc="2026-06-15T15:27:00Z"/>
        </w:rPr>
      </w:pPr>
      <w:del w:id="292" w:author="ian hussey" w:date="2026-06-15T17:27:00Z" w16du:dateUtc="2026-06-15T15:27:00Z">
        <w:r w:rsidRPr="00AC2A22" w:rsidDel="00682386">
          <w:delText xml:space="preserve">This reanalysis highlights and challenges the power structures inherent in citation practices, where </w:delText>
        </w:r>
        <w:r w:rsidDel="00682386">
          <w:delText>supportive</w:delText>
        </w:r>
        <w:r w:rsidRPr="00AC2A22" w:rsidDel="00682386">
          <w:delText xml:space="preserve"> </w:delText>
        </w:r>
        <w:r w:rsidDel="00682386">
          <w:delText xml:space="preserve">claims </w:delText>
        </w:r>
        <w:r w:rsidRPr="00AC2A22" w:rsidDel="00682386">
          <w:delText>are often cited uncritically, while failed replications are ignored. This creates a distorted evidential chain that privileges narrative coherence</w:delText>
        </w:r>
        <w:r w:rsidR="00B815E7" w:rsidDel="00682386">
          <w:delText xml:space="preserve">, or serving a the dominant or hegemonic account, </w:delText>
        </w:r>
        <w:r w:rsidRPr="00AC2A22" w:rsidDel="00682386">
          <w:delText xml:space="preserve">over empirical robustness. By interrogating </w:delText>
        </w:r>
        <w:r w:rsidR="00142C35" w:rsidDel="00682386">
          <w:delText>one such highly cited article</w:delText>
        </w:r>
        <w:r w:rsidRPr="00AC2A22" w:rsidDel="00682386">
          <w:delText>, this manuscript advocates for a form of epistemic justice where the validity of scientific claims</w:delText>
        </w:r>
        <w:r w:rsidR="00142C35" w:rsidDel="00682386">
          <w:delText xml:space="preserve"> </w:delText>
        </w:r>
        <w:r w:rsidRPr="00AC2A22" w:rsidDel="00682386">
          <w:delText xml:space="preserve">is determined by the </w:delText>
        </w:r>
        <w:r w:rsidR="00142C35" w:rsidDel="00682386">
          <w:delText xml:space="preserve">credibility of the scientific claims </w:delText>
        </w:r>
        <w:r w:rsidR="009D43D0" w:rsidDel="00682386">
          <w:delText xml:space="preserve">over </w:delText>
        </w:r>
        <w:r w:rsidR="00142C35" w:rsidDel="00682386">
          <w:delText>other factors</w:delText>
        </w:r>
        <w:r w:rsidRPr="00AC2A22" w:rsidDel="00682386">
          <w:delText>.</w:delText>
        </w:r>
      </w:del>
    </w:p>
    <w:p w14:paraId="608C27DB" w14:textId="77777777" w:rsidR="00714B45" w:rsidRDefault="00714B45">
      <w:pPr>
        <w:pStyle w:val="Heading1"/>
        <w:jc w:val="both"/>
        <w:rPr>
          <w:lang w:val="en-US"/>
        </w:rPr>
        <w:pPrChange w:id="293" w:author="ian hussey" w:date="2026-06-15T17:27:00Z" w16du:dateUtc="2026-06-15T15:27:00Z">
          <w:pPr>
            <w:pStyle w:val="Heading1"/>
          </w:pPr>
        </w:pPrChange>
      </w:pPr>
    </w:p>
    <w:p w14:paraId="13950E6E" w14:textId="6D043AA1" w:rsidR="005D6D66" w:rsidRDefault="005D6D66" w:rsidP="00714B45">
      <w:pPr>
        <w:pStyle w:val="Heading1"/>
        <w:rPr>
          <w:lang w:val="en-US"/>
        </w:rPr>
      </w:pPr>
      <w:r>
        <w:rPr>
          <w:lang w:val="en-US"/>
        </w:rPr>
        <w:t>Conflict of Interest</w:t>
      </w:r>
    </w:p>
    <w:p w14:paraId="763FD0CA" w14:textId="40133F6A" w:rsidR="005D6D66" w:rsidDel="001D2094" w:rsidRDefault="00AE33AD" w:rsidP="001D2094">
      <w:pPr>
        <w:rPr>
          <w:del w:id="294" w:author="ian hussey" w:date="2026-06-16T11:24:00Z" w16du:dateUtc="2026-06-16T09:24:00Z"/>
          <w:lang w:val="en-US"/>
        </w:rPr>
      </w:pPr>
      <w:r w:rsidRPr="00AE33AD">
        <w:rPr>
          <w:lang w:val="en-US"/>
        </w:rPr>
        <w:t xml:space="preserve">Prof Dermot Barnes-Holmes, one of the authors of </w:t>
      </w:r>
      <w:r>
        <w:rPr>
          <w:lang w:val="en-US"/>
        </w:rPr>
        <w:t>Foody</w:t>
      </w:r>
      <w:r w:rsidRPr="00AE33AD">
        <w:rPr>
          <w:lang w:val="en-US"/>
        </w:rPr>
        <w:t xml:space="preserve"> et al. (201</w:t>
      </w:r>
      <w:r>
        <w:rPr>
          <w:lang w:val="en-US"/>
        </w:rPr>
        <w:t>3</w:t>
      </w:r>
      <w:r w:rsidRPr="00AE33AD">
        <w:rPr>
          <w:lang w:val="en-US"/>
        </w:rPr>
        <w:t>), was my PhD supervisor between 2010 and 2015. I have not actively collaborated with Prof Barnes-Holmes since 2015. Articles led by third parties of which we were both co-authors were published up to 2018. I declare that I have no other conflicts of interest associated with the publication of this manuscript.</w:t>
      </w:r>
      <w:ins w:id="295" w:author="ian hussey" w:date="2026-06-15T17:18:00Z" w16du:dateUtc="2026-06-15T15:18:00Z">
        <w:r w:rsidR="00FD7D67">
          <w:rPr>
            <w:lang w:val="en-US"/>
          </w:rPr>
          <w:t xml:space="preserve"> </w:t>
        </w:r>
      </w:ins>
      <w:ins w:id="296" w:author="ian hussey" w:date="2026-06-16T11:24:00Z" w16du:dateUtc="2026-06-16T09:24:00Z">
        <w:r w:rsidR="001D2094" w:rsidRPr="001D2094">
          <w:rPr>
            <w:lang w:val="en-US"/>
          </w:rPr>
          <w:t xml:space="preserve">I declare that I share a coauthorship with editor of the Journal of Replication Research: the Replication Database, a Big Team Science project with over 100 authors </w:t>
        </w:r>
      </w:ins>
      <w:r w:rsidR="001D2094">
        <w:rPr>
          <w:lang w:val="en-US"/>
        </w:rPr>
        <w:fldChar w:fldCharType="begin"/>
      </w:r>
      <w:r w:rsidR="001D2094">
        <w:rPr>
          <w:lang w:val="en-US"/>
        </w:rPr>
        <w:instrText xml:space="preserve"> ADDIN ZOTERO_ITEM CSL_CITATION {"citationID":"0VX4Wijp","properties":{"unsorted":false,"formattedCitation":"(R\\uc0\\u246{}seler et al., 2024)","plainCitation":"(Röseler et al., 2024)","noteIndex":0},"citationItems":[{"id":38008,"uris":["http://zotero.org/users/1687755/items/85IJGAYT"],"itemData":{"id":38008,"type":"article-journal","abstract":"In psychological science, replicability—repeating a study with a new sample achieving consistent results ()—is critical for affirming the validity of scientific findings. Despite its importance, replication efforts are few and far between in psychological science with many attempts failing to corroborate past findings. This scarcity, compounded by the difficulty in accessing replication data, jeopardizes the efficient allocation of research resources and impedes scientific advancement. Addressing this crucial gap, we present the Replication Database (https://forrt-replications.shinyapps.io/fred_explorer), a novel platform hosting 1,239 original findings paired with replication findings. The infrastructure of this database allows researchers to submit, access, and engage with replication findings. The database makes replications visible, easily findable via a graphical user interface, and tracks replication rates across various factors, such as publication year or journal. This will facilitate future efforts to evaluate the robustness of psychological research.","container-title":"Journal of Open Psychology Data","DOI":"10.5334/jopd.101","ISSN":"2050-9863","issue":"1","journalAbbreviation":"J Open Psychol Data","page":"8","PMID":"40687679","PMCID":"PMC12270267","source":"PubMed Central","title":"The Replication Database: Documenting the Replicability of Psychological Science","title-short":"The Replication Database","volume":"12","author":[{"family":"Röseler","given":"Lukas"},{"family":"Kaiser","given":"Leonard"},{"family":"Doetsch","given":"Christopher"},{"family":"Klett","given":"Noah"},{"family":"Seida","given":"Christian"},{"family":"Schütz","given":"Astrid"},{"family":"Aczel","given":"Balazs"},{"family":"Adelina","given":"Nadia"},{"family":"Agostini","given":"Valeria"},{"family":"Alarie","given":"Samuel"},{"family":"Albayrak-Aydemir","given":"Nihan"},{"family":"Aldoh","given":"Alaa"},{"family":"Al-Hoorie","given":"Ali H."},{"family":"Azevedo","given":"Flavio"},{"family":"Baker","given":"Bradley J."},{"family":"Barth","given":"Charlotte Lilian"},{"family":"Beitner","given":"Julia"},{"family":"Brick","given":"Cameron"},{"family":"Brohmer","given":"Hilmar"},{"family":"Chandrashekar","given":"Subramanya Prasad"},{"family":"Chung","given":"Kai Li"},{"family":"Cockcroft","given":"Jamie P."},{"family":"Cummins","given":"Jamie"},{"family":"Diveica","given":"Veronica"},{"family":"Dumbalska","given":"Tsvetomira"},{"family":"Efendic","given":"Emir"},{"family":"Elsherif","given":"Mahmoud"},{"family":"Evans","given":"Thomas"},{"family":"Feldman","given":"Gilad"},{"family":"Fillon","given":"Adrien"},{"family":"Förster","given":"Nico"},{"family":"Frese","given":"Joris"},{"family":"Genschow","given":"Oliver"},{"family":"Giannouli","given":"Vaitsa"},{"family":"Gjoneska","given":"Biljana"},{"family":"Gnambs","given":"Timo"},{"family":"Gourdon-Kanhukamwe","given":"Amélie"},{"family":"Graham","given":"Christopher J."},{"family":"Hartmann","given":"Helena"},{"family":"Haviva","given":"Clove"},{"family":"Herderich","given":"Alina"},{"family":"Hilbert","given":"Leon P."},{"family":"Holgado","given":"Darías"},{"family":"Hussey","given":"Ian"},{"family":"Ilchovska","given":"Zlatomira G."},{"family":"Kalandadze","given":"Tamara"},{"family":"Karhulahti","given":"Veli-Matti"},{"family":"Kasseckert","given":"Leon"},{"family":"Klingelhöfer-Jens","given":"Maren"},{"family":"Koppold","given":"Alina"},{"family":"Korbmacher","given":"Max"},{"family":"Kulke","given":"Louisa"},{"family":"Kuper","given":"Niclas"},{"family":"LaPlume","given":"Annalise"},{"family":"Leech","given":"Gavin"},{"family":"Lohkamp","given":"Feline"},{"family":"Lou","given":"Nigel Mantou"},{"family":"Lynott","given":"Dermot"},{"family":"Maier","given":"Maximilian"},{"family":"Meier","given":"Maria"},{"family":"Montefinese","given":"Maria"},{"family":"Moreau","given":"David"},{"family":"Mrkva","given":"Kellen"},{"family":"Nemcova","given":"Monika"},{"family":"Oomen","given":"Danna"},{"family":"Packheiser","given":"Julian"},{"family":"Pandey","given":"Shubham"},{"family":"Papenmeier","given":"Frank"},{"family":"Paruzel-Czachura","given":"Mariola"},{"family":"Pavlov","given":"Yuri G."},{"family":"Pavlović","given":"Zoran"},{"family":"Pennington","given":"Charlotte R."},{"family":"Pittelkow","given":"Merle-Marie"},{"family":"Plomp","given":"Willemijn"},{"family":"Plonski","given":"Paul E."},{"family":"Pronizius","given":"Ekaterina"},{"family":"Pua","given":"Andrew Adrian"},{"family":"Pypno-Blajda","given":"Katarzyna"},{"family":"Rausch","given":"Manuel"},{"family":"Rebholz","given":"Tobias R."},{"family":"Richert","given":"Elena"},{"family":"Röer","given":"Jan Philipp"},{"family":"Ross","given":"Robert"},{"family":"Schmidt","given":"Kathleen"},{"family":"Skvortsova","given":"Aleksandrina"},{"family":"Sperl","given":"Matthias F. J."},{"family":"Tan","given":"Alvin W. M."},{"family":"Thürmer","given":"J. Lukas"},{"family":"Tołopiło","given":"Aleksandra"},{"family":"Vanpaemel","given":"Wolf"},{"family":"Vaughn","given":"Leigh Ann"},{"family":"Verheyen","given":"Steven"},{"family":"Wallrich","given":"Lukas"},{"family":"Weber","given":"Lucia"},{"family":"Wolska","given":"Julia K."},{"family":"Zaneva","given":"Mirela"},{"family":"Zhang","given":"Yikang"}],"issued":{"date-parts":[["2024"]]}}}],"schema":"https://github.com/citation-style-language/schema/raw/master/csl-citation.json"} </w:instrText>
      </w:r>
      <w:r w:rsidR="001D2094">
        <w:rPr>
          <w:lang w:val="en-US"/>
        </w:rPr>
        <w:fldChar w:fldCharType="separate"/>
      </w:r>
      <w:r w:rsidR="001D2094" w:rsidRPr="001D2094">
        <w:rPr>
          <w:rFonts w:eastAsiaTheme="minorHAnsi"/>
          <w:szCs w:val="24"/>
          <w:lang w:val="en-GB" w:eastAsia="en-US"/>
        </w:rPr>
        <w:t>(Röseler et al., 2024)</w:t>
      </w:r>
      <w:r w:rsidR="001D2094">
        <w:rPr>
          <w:lang w:val="en-US"/>
        </w:rPr>
        <w:fldChar w:fldCharType="end"/>
      </w:r>
      <w:ins w:id="297" w:author="ian hussey" w:date="2026-06-16T11:24:00Z" w16du:dateUtc="2026-06-16T09:24:00Z">
        <w:r w:rsidR="001D2094" w:rsidRPr="001D2094">
          <w:rPr>
            <w:lang w:val="en-US"/>
          </w:rPr>
          <w:t>.”</w:t>
        </w:r>
      </w:ins>
      <w:del w:id="298" w:author="ian hussey" w:date="2026-06-16T10:00:00Z" w16du:dateUtc="2026-06-16T08:00:00Z">
        <w:r w:rsidR="00FD7D67" w:rsidDel="005D7D33">
          <w:rPr>
            <w:lang w:val="en-US"/>
          </w:rPr>
          <w:fldChar w:fldCharType="begin"/>
        </w:r>
        <w:r w:rsidR="00FD7D67" w:rsidDel="005D7D33">
          <w:rPr>
            <w:lang w:val="en-US"/>
          </w:rPr>
          <w:delInstrText xml:space="preserve"> ADDIN ZOTERO_ITEM CSL_CITATION {"citationID":"OloeLzCS","properties":{"unsorted":false,"formattedCitation":"(R\\uc0\\u246{}seler et al., 2024)","plainCitation":"(Röseler et al., 2024)","noteIndex":0},"citationItems":[{"id":27315,"uris":["http://zotero.org/users/1687755/items/AUD8IMD3"],"itemData":{"id":27315,"type":"article","abstract":"In psychological science, replicability—repeating a study with a new sample\nachieving consistent results (Parsons et al., 2022)—is critical for affirming the validity of scientific findings. Despite its importance, replication efforts are few and far between in psychological science with many attempts failing to corroborate past findings. This scarcity, compounded by the difficulty in accessing replication data, jeopardizes the efficient allocation of research resources and impedes scientific advancement. Addressing this crucial gap, we present the Replication Database (https://metaanalyses.shinyapps.io/replicationdatabase/), a novel platform hosting 1,239 original findings paired with replication findings. The infrastructure of this database allows researchers to submit, access, and engage with replication findings. The database makes replications visible, easily findable via a graphical user interface, and tracks replication rates across various factors, such as publication year or journal. This will facilitate future efforts to evaluate the robustness of psychological research.","DOI":"10.31222/osf.io/me2ub","language":"en-us","publisher":"OSF","source":"OSF Preprints","title":"The Replication Database: Documenting the Replicability of Psychological Science","title-short":"The Replication Database","URL":"https://osf.io/preprints/metaarxiv/me2ub","author":[{"family":"Röseler","given":"Lukas"},{"family":"Kaiser","given":"Leonard"},{"family":"Doetsch","given":"Christopher Albert"},{"family":"Klett","given":"Noah"},{"family":"Seida","given":"Christian"},{"family":"Schütz","given":"Astrid"},{"family":"Aczel","given":"Balazs"},{"family":"Adelina","given":"Nadia"},{"family":"Agostini","given":"Valeria"},{"family":"Alarie","given":"Samuel"},{"family":"Albayarak-Aydemir","given":"Nihan"},{"family":"Aldoh","given":"Alaa"},{"family":"Al-Hoorie","given":"Ali H."},{"family":"Azevedo","given":"Flavio"},{"family":"Baker","given":"Bradley James"},{"family":"Barth","given":"Charlotte Lilian"},{"family":"Beitner","given":"Julia"},{"family":"Brick","given":"Cameron"},{"family":"Brohmer","given":"Hilmar"},{"family":"Chandrashekar","given":"Subramanya Prasad"},{"family":"Chung","given":"Kai Li"},{"family":"Cockcroft","given":"Jamie P."},{"family":"Cummins","given":"Jamie"},{"family":"Diveica","given":"Veronica"},{"family":"Dumbalska","given":"Tsvetomira"},{"family":"Efendic","given":"Emir"},{"family":"Elsherif","given":"Mahmoud"},{"family":"Evans","given":"Thomas Rhys"},{"family":"Feldman","given":"Gilad"},{"family":"Fillon","given":"Adrien"},{"family":"Förster","given":"Nico"},{"family":"Frese","given":"Joris"},{"family":"Genschow","given":"Oliver"},{"family":"Giannouli","given":"Vaitsa"},{"family":"Gjoneska","given":"Biljana"},{"family":"Gnambs","given":"Timo"},{"family":"Gourdon-Kanhukamwe","given":"Amélie"},{"family":"Graham","given":"Christopher James"},{"family":"Hartmann","given":"Helena"},{"family":"Haviva","given":"Clove"},{"family":"Herderich","given":"Alina"},{"family":"Hilbert","given":"Leon Paul"},{"family":"Holgado","given":"Darías"},{"family":"Hussey","given":"Ian"},{"family":"Ilchovska","given":"Zlatomira"},{"family":"Kalandadze","given":"Tamara"},{"family":"Karhulahti","given":"Veli-Matti"},{"family":"Kasseckert","given":"Leon"},{"family":"Klingelhöfer-Jens","given":"Maren"},{"family":"Koppold","given":"Alina"},{"family":"Korbmacher","given":"Max"},{"family":"Kulke","given":"Louisa"},{"family":"Kuper","given":"Niclas"},{"family":"LaPlume","given":"Annalise A."},{"family":"Leech","given":"Gavin"},{"family":"Lohkamp","given":"Feline"},{"family":"Lou","given":"Nigel Mantou"},{"family":"Lynott","given":"Dermot"},{"family":"Maier","given":"Maximilian"},{"family":"Montefinese","given":"Maria"},{"family":"Meier","given":"Maria"},{"family":"Moreau","given":"David"},{"family":"Mrkva","given":"Kellen"},{"family":"Nemcova","given":"Monika"},{"family":"Oomen","given":"Danna"},{"family":"Packheiser","given":"Julian"},{"family":"Pandey","given":"Shubham"},{"family":"Papenmeier","given":"Frank"},{"family":"Paruzel-Czachura","given":"Mariola"},{"family":"Pavlov","given":"Yuri G."},{"family":"Pavlović","given":"Zoran"},{"family":"Pennington","given":"Charlotte Rebecca"},{"family":"Pittelkow","given":"Merle-Marie"},{"family":"Plomp","given":"Willemijn"},{"family":"Plonski","given":"Paul E."},{"family":"Pronizius","given":"Ekaterina"},{"family":"Pua","given":"Andrew A."},{"family":"Pypno","given":"Katarzyna"},{"family":"Rausch","given":"Manuel"},{"family":"Rebholz","given":"Tobias R."},{"family":"Richert","given":"Elena"},{"family":"Röer","given":"Jan Philipp"},{"family":"Ross","given":"Robert M."},{"family":"Schmidt","given":"Kathleen"},{"family":"Skvortsova","given":"Aleksandrina"},{"family":"Sperl","given":"Matthias F. J."},{"family":"Tan","given":"Alvin"},{"family":"Thürmer","given":"J. Lukas"},{"family":"Tołopiło","given":"Aleksandra"},{"family":"Vanpaemel","given":"Wolf"},{"family":"Vaughn","given":"Leigh Ann"},{"family":"Verheyen","given":"Steven"},{"family":"Wallrich","given":"Lukas"},{"family":"Weber","given":"Lucia"},{"family":"Wolska","given":"Julia"},{"family":"Zaneva","given":"Mirela"},{"family":"Zhang","given":"Yikang"}],"accessed":{"date-parts":[["2024",4,13]]},"issued":{"date-parts":[["2024",4,11]]}}}],"schema":"https://github.com/citation-style-language/schema/raw/master/csl-citation.json"} </w:delInstrText>
        </w:r>
        <w:r w:rsidR="00FD7D67" w:rsidDel="005D7D33">
          <w:rPr>
            <w:lang w:val="en-US"/>
          </w:rPr>
          <w:fldChar w:fldCharType="separate"/>
        </w:r>
        <w:r w:rsidR="00FD7D67" w:rsidRPr="00FD7D67" w:rsidDel="005D7D33">
          <w:rPr>
            <w:rFonts w:eastAsiaTheme="minorHAnsi"/>
            <w:szCs w:val="24"/>
            <w:lang w:val="en-GB" w:eastAsia="en-US"/>
          </w:rPr>
          <w:delText>(Röseler et al., 2024)</w:delText>
        </w:r>
        <w:r w:rsidR="00FD7D67" w:rsidDel="005D7D33">
          <w:rPr>
            <w:lang w:val="en-US"/>
          </w:rPr>
          <w:fldChar w:fldCharType="end"/>
        </w:r>
      </w:del>
      <w:del w:id="299" w:author="ian hussey" w:date="2026-06-16T11:24:00Z" w16du:dateUtc="2026-06-16T09:24:00Z">
        <w:r w:rsidR="005D7D33" w:rsidDel="001D2094">
          <w:rPr>
            <w:lang w:val="en-US"/>
          </w:rPr>
          <w:fldChar w:fldCharType="begin"/>
        </w:r>
        <w:r w:rsidR="005D7D33" w:rsidDel="001D2094">
          <w:rPr>
            <w:lang w:val="en-US"/>
          </w:rPr>
          <w:delInstrText xml:space="preserve"> ADDIN ZOTERO_ITEM CSL_CITATION {"citationID":"kAUGji2g","properties":{"unsorted":false,"formattedCitation":"(R\\uc0\\u246{}seler et al., 2024)","plainCitation":"(Röseler et al., 2024)","noteIndex":0},"citationItems":[{"id":38008,"uris":["http://zotero.org/users/1687755/items/85IJGAYT"],"itemData":{"id":38008,"type":"article-journal","abstract":"In psychological science, replicability—repeating a study with a new sample achieving consistent results ()—is critical for affirming the validity of scientific findings. Despite its importance, replication efforts are few and far between in psychological science with many attempts failing to corroborate past findings. This scarcity, compounded by the difficulty in accessing replication data, jeopardizes the efficient allocation of research resources and impedes scientific advancement. Addressing this crucial gap, we present the Replication Database (https://forrt-replications.shinyapps.io/fred_explorer), a novel platform hosting 1,239 original findings paired with replication findings. The infrastructure of this database allows researchers to submit, access, and engage with replication findings. The database makes replications visible, easily findable via a graphical user interface, and tracks replication rates across various factors, such as publication year or journal. This will facilitate future efforts to evaluate the robustness of psychological research.","container-title":"Journal of Open Psychology Data","DOI":"10.5334/jopd.101","ISSN":"2050-9863","issue":"1","journalAbbreviation":"J Open Psychol Data","page":"8","PMID":"40687679","PMCID":"PMC12270267","source":"PubMed Central","title":"The Replication Database: Documenting the Replicability of Psychological Science","title-short":"The Replication Database","volume":"12","author":[{"family":"Röseler","given":"Lukas"},{"family":"Kaiser","given":"Leonard"},{"family":"Doetsch","given":"Christopher"},{"family":"Klett","given":"Noah"},{"family":"Seida","given":"Christian"},{"family":"Schütz","given":"Astrid"},{"family":"Aczel","given":"Balazs"},{"family":"Adelina","given":"Nadia"},{"family":"Agostini","given":"Valeria"},{"family":"Alarie","given":"Samuel"},{"family":"Albayrak-Aydemir","given":"Nihan"},{"family":"Aldoh","given":"Alaa"},{"family":"Al-Hoorie","given":"Ali H."},{"family":"Azevedo","given":"Flavio"},{"family":"Baker","given":"Bradley J."},{"family":"Barth","given":"Charlotte Lilian"},{"family":"Beitner","given":"Julia"},{"family":"Brick","given":"Cameron"},{"family":"Brohmer","given":"Hilmar"},{"family":"Chandrashekar","given":"Subramanya Prasad"},{"family":"Chung","given":"Kai Li"},{"family":"Cockcroft","given":"Jamie P."},{"family":"Cummins","given":"Jamie"},{"family":"Diveica","given":"Veronica"},{"family":"Dumbalska","given":"Tsvetomira"},{"family":"Efendic","given":"Emir"},{"family":"Elsherif","given":"Mahmoud"},{"family":"Evans","given":"Thomas"},{"family":"Feldman","given":"Gilad"},{"family":"Fillon","given":"Adrien"},{"family":"Förster","given":"Nico"},{"family":"Frese","given":"Joris"},{"family":"Genschow","given":"Oliver"},{"family":"Giannouli","given":"Vaitsa"},{"family":"Gjoneska","given":"Biljana"},{"family":"Gnambs","given":"Timo"},{"family":"Gourdon-Kanhukamwe","given":"Amélie"},{"family":"Graham","given":"Christopher J."},{"family":"Hartmann","given":"Helena"},{"family":"Haviva","given":"Clove"},{"family":"Herderich","given":"Alina"},{"family":"Hilbert","given":"Leon P."},{"family":"Holgado","given":"Darías"},{"family":"Hussey","given":"Ian"},{"family":"Ilchovska","given":"Zlatomira G."},{"family":"Kalandadze","given":"Tamara"},{"family":"Karhulahti","given":"Veli-Matti"},{"family":"Kasseckert","given":"Leon"},{"family":"Klingelhöfer-Jens","given":"Maren"},{"family":"Koppold","given":"Alina"},{"family":"Korbmacher","given":"Max"},{"family":"Kulke","given":"Louisa"},{"family":"Kuper","given":"Niclas"},{"family":"LaPlume","given":"Annalise"},{"family":"Leech","given":"Gavin"},{"family":"Lohkamp","given":"Feline"},{"family":"Lou","given":"Nigel Mantou"},{"family":"Lynott","given":"Dermot"},{"family":"Maier","given":"Maximilian"},{"family":"Meier","given":"Maria"},{"family":"Montefinese","given":"Maria"},{"family":"Moreau","given":"David"},{"family":"Mrkva","given":"Kellen"},{"family":"Nemcova","given":"Monika"},{"family":"Oomen","given":"Danna"},{"family":"Packheiser","given":"Julian"},{"family":"Pandey","given":"Shubham"},{"family":"Papenmeier","given":"Frank"},{"family":"Paruzel-Czachura","given":"Mariola"},{"family":"Pavlov","given":"Yuri G."},{"family":"Pavlović","given":"Zoran"},{"family":"Pennington","given":"Charlotte R."},{"family":"Pittelkow","given":"Merle-Marie"},{"family":"Plomp","given":"Willemijn"},{"family":"Plonski","given":"Paul E."},{"family":"Pronizius","given":"Ekaterina"},{"family":"Pua","given":"Andrew Adrian"},{"family":"Pypno-Blajda","given":"Katarzyna"},{"family":"Rausch","given":"Manuel"},{"family":"Rebholz","given":"Tobias R."},{"family":"Richert","given":"Elena"},{"family":"Röer","given":"Jan Philipp"},{"family":"Ross","given":"Robert"},{"family":"Schmidt","given":"Kathleen"},{"family":"Skvortsova","given":"Aleksandrina"},{"family":"Sperl","given":"Matthias F. J."},{"family":"Tan","given":"Alvin W. M."},{"family":"Thürmer","given":"J. Lukas"},{"family":"Tołopiło","given":"Aleksandra"},{"family":"Vanpaemel","given":"Wolf"},{"family":"Vaughn","given":"Leigh Ann"},{"family":"Verheyen","given":"Steven"},{"family":"Wallrich","given":"Lukas"},{"family":"Weber","given":"Lucia"},{"family":"Wolska","given":"Julia K."},{"family":"Zaneva","given":"Mirela"},{"family":"Zhang","given":"Yikang"}],"issued":{"date-parts":[["2024"]]}}}],"schema":"https://github.com/citation-style-language/schema/raw/master/csl-citation.json"} </w:delInstrText>
        </w:r>
        <w:r w:rsidR="005D7D33" w:rsidDel="001D2094">
          <w:rPr>
            <w:lang w:val="en-US"/>
          </w:rPr>
          <w:fldChar w:fldCharType="separate"/>
        </w:r>
        <w:r w:rsidR="005D7D33" w:rsidRPr="005D7D33" w:rsidDel="001D2094">
          <w:rPr>
            <w:rFonts w:eastAsiaTheme="minorHAnsi"/>
            <w:szCs w:val="24"/>
            <w:lang w:val="en-GB" w:eastAsia="en-US"/>
          </w:rPr>
          <w:delText>(Röseler et al., 2024)</w:delText>
        </w:r>
        <w:r w:rsidR="005D7D33" w:rsidDel="001D2094">
          <w:rPr>
            <w:lang w:val="en-US"/>
          </w:rPr>
          <w:fldChar w:fldCharType="end"/>
        </w:r>
      </w:del>
    </w:p>
    <w:p w14:paraId="1CD4EEB9" w14:textId="77777777" w:rsidR="00FB5823" w:rsidRPr="003935D6" w:rsidRDefault="00FB5823" w:rsidP="00CA6152">
      <w:pPr>
        <w:ind w:firstLine="0"/>
        <w:rPr>
          <w:lang w:val="en-US"/>
        </w:rPr>
      </w:pPr>
    </w:p>
    <w:p w14:paraId="2EF15E71" w14:textId="58FF38F5" w:rsidR="00F572DD" w:rsidRPr="003935D6" w:rsidRDefault="00F572DD" w:rsidP="005E6D03">
      <w:pPr>
        <w:pStyle w:val="Heading1"/>
        <w:rPr>
          <w:lang w:val="en-US"/>
        </w:rPr>
      </w:pPr>
      <w:r w:rsidRPr="003935D6">
        <w:rPr>
          <w:lang w:val="en-US"/>
        </w:rPr>
        <w:t>References</w:t>
      </w:r>
    </w:p>
    <w:p w14:paraId="33A1C8A2" w14:textId="77777777" w:rsidR="001D2094" w:rsidRPr="001D2094" w:rsidRDefault="00F572DD" w:rsidP="001D2094">
      <w:pPr>
        <w:pStyle w:val="Bibliography"/>
        <w:rPr>
          <w:rFonts w:eastAsiaTheme="minorHAnsi"/>
          <w:lang w:eastAsia="en-US"/>
        </w:rPr>
      </w:pPr>
      <w:r w:rsidRPr="003935D6">
        <w:rPr>
          <w:lang w:val="en-US"/>
        </w:rPr>
        <w:fldChar w:fldCharType="begin"/>
      </w:r>
      <w:r w:rsidR="005D7D33">
        <w:rPr>
          <w:lang w:val="en-US"/>
        </w:rPr>
        <w:instrText xml:space="preserve"> ADDIN ZOTERO_BIBL {"uncited":[],"omitted":[],"custom":[]} CSL_BIBLIOGRAPHY </w:instrText>
      </w:r>
      <w:r w:rsidRPr="003935D6">
        <w:rPr>
          <w:lang w:val="en-US"/>
        </w:rPr>
        <w:fldChar w:fldCharType="separate"/>
      </w:r>
      <w:r w:rsidR="001D2094" w:rsidRPr="001D2094">
        <w:rPr>
          <w:rFonts w:eastAsiaTheme="minorHAnsi"/>
          <w:lang w:eastAsia="en-US"/>
        </w:rPr>
        <w:t xml:space="preserve">Barnes-Holmes, Y., Hussey, I., McEnteggart, C., Barnes-Holmes, D., &amp; Foody, M. (2015). Scientific ambition: The relationship between Relational Frame Theory and middle-level terms in acceptance and commitment therapy. In R. D. Zettle, S. C. Hayes, D. Barnes-Holmes, &amp; A. Biglan (Eds.), </w:t>
      </w:r>
      <w:r w:rsidR="001D2094" w:rsidRPr="001D2094">
        <w:rPr>
          <w:rFonts w:eastAsiaTheme="minorHAnsi"/>
          <w:i/>
          <w:iCs/>
          <w:lang w:eastAsia="en-US"/>
        </w:rPr>
        <w:t>The Wiley Handbook of Contextual Behavioral Science</w:t>
      </w:r>
      <w:r w:rsidR="001D2094" w:rsidRPr="001D2094">
        <w:rPr>
          <w:rFonts w:eastAsiaTheme="minorHAnsi"/>
          <w:lang w:eastAsia="en-US"/>
        </w:rPr>
        <w:t xml:space="preserve"> (pp. 365–382). Blackwell-Wiley. </w:t>
      </w:r>
      <w:r w:rsidR="001D2094" w:rsidRPr="001D2094">
        <w:rPr>
          <w:rFonts w:eastAsiaTheme="minorHAnsi"/>
          <w:lang w:eastAsia="en-US"/>
        </w:rPr>
        <w:lastRenderedPageBreak/>
        <w:t>http://onlinelibrary.wiley.com/doi/10.1002/9781118489857.ch18/</w:t>
      </w:r>
    </w:p>
    <w:p w14:paraId="609AC817"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Cobb, C. L., Crumly, B., Montero-Zamora, P., Schwartz, S. J., &amp; Martínez Jr., C. R. (2023). The problem of miscitation in psychological science: Righting the ship. </w:t>
      </w:r>
      <w:r w:rsidRPr="001D2094">
        <w:rPr>
          <w:rFonts w:eastAsiaTheme="minorHAnsi"/>
          <w:i/>
          <w:iCs/>
          <w:lang w:eastAsia="en-US"/>
        </w:rPr>
        <w:t>American Psychologist</w:t>
      </w:r>
      <w:r w:rsidRPr="001D2094">
        <w:rPr>
          <w:rFonts w:eastAsiaTheme="minorHAnsi"/>
          <w:lang w:eastAsia="en-US"/>
        </w:rPr>
        <w:t xml:space="preserve">, </w:t>
      </w:r>
      <w:r w:rsidRPr="001D2094">
        <w:rPr>
          <w:rFonts w:eastAsiaTheme="minorHAnsi"/>
          <w:i/>
          <w:iCs/>
          <w:lang w:eastAsia="en-US"/>
        </w:rPr>
        <w:t>79</w:t>
      </w:r>
      <w:r w:rsidRPr="001D2094">
        <w:rPr>
          <w:rFonts w:eastAsiaTheme="minorHAnsi"/>
          <w:lang w:eastAsia="en-US"/>
        </w:rPr>
        <w:t>(2), 299–311. https://doi.org/10.1037/amp0001138</w:t>
      </w:r>
    </w:p>
    <w:p w14:paraId="2CFB0102"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Derksen, M., &amp; Morawski, J. (2022). Kinds of Replication: Examining the Meanings of “Conceptual Replication” and “Direct Replication.” </w:t>
      </w:r>
      <w:r w:rsidRPr="001D2094">
        <w:rPr>
          <w:rFonts w:eastAsiaTheme="minorHAnsi"/>
          <w:i/>
          <w:iCs/>
          <w:lang w:eastAsia="en-US"/>
        </w:rPr>
        <w:t>Perspectives on Psychological Science</w:t>
      </w:r>
      <w:r w:rsidRPr="001D2094">
        <w:rPr>
          <w:rFonts w:eastAsiaTheme="minorHAnsi"/>
          <w:lang w:eastAsia="en-US"/>
        </w:rPr>
        <w:t xml:space="preserve">, </w:t>
      </w:r>
      <w:r w:rsidRPr="001D2094">
        <w:rPr>
          <w:rFonts w:eastAsiaTheme="minorHAnsi"/>
          <w:i/>
          <w:iCs/>
          <w:lang w:eastAsia="en-US"/>
        </w:rPr>
        <w:t>17</w:t>
      </w:r>
      <w:r w:rsidRPr="001D2094">
        <w:rPr>
          <w:rFonts w:eastAsiaTheme="minorHAnsi"/>
          <w:lang w:eastAsia="en-US"/>
        </w:rPr>
        <w:t>(5), 1490–1505. https://doi.org/10.1177/17456916211041116</w:t>
      </w:r>
    </w:p>
    <w:p w14:paraId="34627DB9"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Dixon, M. R., &amp; Hayes, S. C. (2022). On the Disruptive Effects of Behavior Analysis on Behavior Analysis: The High Cost of Keeping Out Acceptance and Commitment Therapy and Training. </w:t>
      </w:r>
      <w:r w:rsidRPr="001D2094">
        <w:rPr>
          <w:rFonts w:eastAsiaTheme="minorHAnsi"/>
          <w:i/>
          <w:iCs/>
          <w:lang w:eastAsia="en-US"/>
        </w:rPr>
        <w:t>Behavior Analysis in Practice</w:t>
      </w:r>
      <w:r w:rsidRPr="001D2094">
        <w:rPr>
          <w:rFonts w:eastAsiaTheme="minorHAnsi"/>
          <w:lang w:eastAsia="en-US"/>
        </w:rPr>
        <w:t xml:space="preserve">, </w:t>
      </w:r>
      <w:r w:rsidRPr="001D2094">
        <w:rPr>
          <w:rFonts w:eastAsiaTheme="minorHAnsi"/>
          <w:i/>
          <w:iCs/>
          <w:lang w:eastAsia="en-US"/>
        </w:rPr>
        <w:t>18</w:t>
      </w:r>
      <w:r w:rsidRPr="001D2094">
        <w:rPr>
          <w:rFonts w:eastAsiaTheme="minorHAnsi"/>
          <w:lang w:eastAsia="en-US"/>
        </w:rPr>
        <w:t>, 1–7. https://doi.org/10.1007/s40617-022-00742-4</w:t>
      </w:r>
    </w:p>
    <w:p w14:paraId="417DED6F"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Foody, M., Barnes-Holmes, Y., Barnes-Holmes, D., &amp; Luciano, C. (2013). An Empirical Investigation of Hierarchical versus Distinction Relations in a Self-based ACT Exercise. </w:t>
      </w:r>
      <w:r w:rsidRPr="001D2094">
        <w:rPr>
          <w:rFonts w:eastAsiaTheme="minorHAnsi"/>
          <w:i/>
          <w:iCs/>
          <w:lang w:eastAsia="en-US"/>
        </w:rPr>
        <w:t>International Journal of Psychology</w:t>
      </w:r>
      <w:r w:rsidRPr="001D2094">
        <w:rPr>
          <w:rFonts w:eastAsiaTheme="minorHAnsi"/>
          <w:lang w:eastAsia="en-US"/>
        </w:rPr>
        <w:t xml:space="preserve">, </w:t>
      </w:r>
      <w:r w:rsidRPr="001D2094">
        <w:rPr>
          <w:rFonts w:eastAsiaTheme="minorHAnsi"/>
          <w:i/>
          <w:iCs/>
          <w:lang w:eastAsia="en-US"/>
        </w:rPr>
        <w:t>13</w:t>
      </w:r>
      <w:r w:rsidRPr="001D2094">
        <w:rPr>
          <w:rFonts w:eastAsiaTheme="minorHAnsi"/>
          <w:lang w:eastAsia="en-US"/>
        </w:rPr>
        <w:t>(3), 373–388.</w:t>
      </w:r>
    </w:p>
    <w:p w14:paraId="170AA341"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Foody, M., Barnes-Holmes, Y., Barnes-Holmes, D., Rai, L., &amp; Luciano, C. (2015). An Empirical Investigation of the Role of Self, Hierarchy, and Distinction in a Common Act Exercise. </w:t>
      </w:r>
      <w:r w:rsidRPr="001D2094">
        <w:rPr>
          <w:rFonts w:eastAsiaTheme="minorHAnsi"/>
          <w:i/>
          <w:iCs/>
          <w:lang w:eastAsia="en-US"/>
        </w:rPr>
        <w:t>The Psychological Record</w:t>
      </w:r>
      <w:r w:rsidRPr="001D2094">
        <w:rPr>
          <w:rFonts w:eastAsiaTheme="minorHAnsi"/>
          <w:lang w:eastAsia="en-US"/>
        </w:rPr>
        <w:t xml:space="preserve">, </w:t>
      </w:r>
      <w:r w:rsidRPr="001D2094">
        <w:rPr>
          <w:rFonts w:eastAsiaTheme="minorHAnsi"/>
          <w:i/>
          <w:iCs/>
          <w:lang w:eastAsia="en-US"/>
        </w:rPr>
        <w:t>65</w:t>
      </w:r>
      <w:r w:rsidRPr="001D2094">
        <w:rPr>
          <w:rFonts w:eastAsiaTheme="minorHAnsi"/>
          <w:lang w:eastAsia="en-US"/>
        </w:rPr>
        <w:t>(2), 231–243. https://doi.org/10.1007/s40732-014-0103-2</w:t>
      </w:r>
    </w:p>
    <w:p w14:paraId="0E25A59F"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Gelman, A. (2016, September 21). What has happened down here is the winds have changed. </w:t>
      </w:r>
      <w:r w:rsidRPr="001D2094">
        <w:rPr>
          <w:rFonts w:eastAsiaTheme="minorHAnsi"/>
          <w:i/>
          <w:iCs/>
          <w:lang w:eastAsia="en-US"/>
        </w:rPr>
        <w:t>Statistical Modeling, Causal Inference, and Social Science</w:t>
      </w:r>
      <w:r w:rsidRPr="001D2094">
        <w:rPr>
          <w:rFonts w:eastAsiaTheme="minorHAnsi"/>
          <w:lang w:eastAsia="en-US"/>
        </w:rPr>
        <w:t>. http://andrewgelman.com/2016/09/21/what-has-happened-down-here-is-the-winds-have-changed/</w:t>
      </w:r>
    </w:p>
    <w:p w14:paraId="554F704B"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Gelman, A., &amp; King, A. (2025, February 25). Social Science Is Broken. Here’s How to Fix It. </w:t>
      </w:r>
      <w:r w:rsidRPr="001D2094">
        <w:rPr>
          <w:rFonts w:eastAsiaTheme="minorHAnsi"/>
          <w:i/>
          <w:iCs/>
          <w:lang w:eastAsia="en-US"/>
        </w:rPr>
        <w:t>The Chronicle of Higher Education</w:t>
      </w:r>
      <w:r w:rsidRPr="001D2094">
        <w:rPr>
          <w:rFonts w:eastAsiaTheme="minorHAnsi"/>
          <w:lang w:eastAsia="en-US"/>
        </w:rPr>
        <w:t>. https://www.chronicle.com/article/social-science-is-broken-heres-how-to-fix-it</w:t>
      </w:r>
    </w:p>
    <w:p w14:paraId="6393DB8A"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Godbee, M., &amp; Kangas, M. (2022). Focusing on the self in context as an emotion regulatory strategy: An evaluation of the “self-as-context” component of ACT compared to cognitive reappraisal in managing stress. </w:t>
      </w:r>
      <w:r w:rsidRPr="001D2094">
        <w:rPr>
          <w:rFonts w:eastAsiaTheme="minorHAnsi"/>
          <w:i/>
          <w:iCs/>
          <w:lang w:eastAsia="en-US"/>
        </w:rPr>
        <w:t>Anxiety, Stress, &amp; Coping</w:t>
      </w:r>
      <w:r w:rsidRPr="001D2094">
        <w:rPr>
          <w:rFonts w:eastAsiaTheme="minorHAnsi"/>
          <w:lang w:eastAsia="en-US"/>
        </w:rPr>
        <w:t xml:space="preserve">, </w:t>
      </w:r>
      <w:r w:rsidRPr="001D2094">
        <w:rPr>
          <w:rFonts w:eastAsiaTheme="minorHAnsi"/>
          <w:i/>
          <w:iCs/>
          <w:lang w:eastAsia="en-US"/>
        </w:rPr>
        <w:t>35</w:t>
      </w:r>
      <w:r w:rsidRPr="001D2094">
        <w:rPr>
          <w:rFonts w:eastAsiaTheme="minorHAnsi"/>
          <w:lang w:eastAsia="en-US"/>
        </w:rPr>
        <w:t>(5), 557–573. https://doi.org/10.1080/10615806.2021.1985472</w:t>
      </w:r>
    </w:p>
    <w:p w14:paraId="3A5A255C"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Gomide, C. P., Perez, W. F., &amp; Pessôa, C. V. B. B. (2024). Perspective taking reduces the correspondence bias: A systematically replication of Hooper et al. (2015). </w:t>
      </w:r>
      <w:r w:rsidRPr="001D2094">
        <w:rPr>
          <w:rFonts w:eastAsiaTheme="minorHAnsi"/>
          <w:i/>
          <w:iCs/>
          <w:lang w:eastAsia="en-US"/>
        </w:rPr>
        <w:t>Journal of Contextual Behavioral Science</w:t>
      </w:r>
      <w:r w:rsidRPr="001D2094">
        <w:rPr>
          <w:rFonts w:eastAsiaTheme="minorHAnsi"/>
          <w:lang w:eastAsia="en-US"/>
        </w:rPr>
        <w:t xml:space="preserve">, </w:t>
      </w:r>
      <w:r w:rsidRPr="001D2094">
        <w:rPr>
          <w:rFonts w:eastAsiaTheme="minorHAnsi"/>
          <w:i/>
          <w:iCs/>
          <w:lang w:eastAsia="en-US"/>
        </w:rPr>
        <w:t>32</w:t>
      </w:r>
      <w:r w:rsidRPr="001D2094">
        <w:rPr>
          <w:rFonts w:eastAsiaTheme="minorHAnsi"/>
          <w:lang w:eastAsia="en-US"/>
        </w:rPr>
        <w:t>, 100735. https://doi.org/10.1016/j.jcbs.2024.100735</w:t>
      </w:r>
    </w:p>
    <w:p w14:paraId="2F58074D"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Hantula, D. A. (2019). Editorial: Replication and Reliability in Behavior Science and Behavior Analysis: A Call for a Conversation. </w:t>
      </w:r>
      <w:r w:rsidRPr="001D2094">
        <w:rPr>
          <w:rFonts w:eastAsiaTheme="minorHAnsi"/>
          <w:i/>
          <w:iCs/>
          <w:lang w:eastAsia="en-US"/>
        </w:rPr>
        <w:t xml:space="preserve">Perspectives </w:t>
      </w:r>
      <w:r w:rsidRPr="001D2094">
        <w:rPr>
          <w:rFonts w:eastAsiaTheme="minorHAnsi"/>
          <w:i/>
          <w:iCs/>
          <w:lang w:eastAsia="en-US"/>
        </w:rPr>
        <w:t>on Behavior Science</w:t>
      </w:r>
      <w:r w:rsidRPr="001D2094">
        <w:rPr>
          <w:rFonts w:eastAsiaTheme="minorHAnsi"/>
          <w:lang w:eastAsia="en-US"/>
        </w:rPr>
        <w:t xml:space="preserve">, </w:t>
      </w:r>
      <w:r w:rsidRPr="001D2094">
        <w:rPr>
          <w:rFonts w:eastAsiaTheme="minorHAnsi"/>
          <w:i/>
          <w:iCs/>
          <w:lang w:eastAsia="en-US"/>
        </w:rPr>
        <w:t>42</w:t>
      </w:r>
      <w:r w:rsidRPr="001D2094">
        <w:rPr>
          <w:rFonts w:eastAsiaTheme="minorHAnsi"/>
          <w:lang w:eastAsia="en-US"/>
        </w:rPr>
        <w:t>(1), 1–11. https://doi.org/10.1007/s40614-019-00194-2</w:t>
      </w:r>
    </w:p>
    <w:p w14:paraId="5F1CD662"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Harte, C., &amp; Barnes-Holmes, D. (2023). A primer on relational frame theory (RFT). In M. P. Twohig, M. E. Levin, &amp; J. M. Petersen (Eds.), </w:t>
      </w:r>
      <w:r w:rsidRPr="001D2094">
        <w:rPr>
          <w:rFonts w:eastAsiaTheme="minorHAnsi"/>
          <w:i/>
          <w:iCs/>
          <w:lang w:eastAsia="en-US"/>
        </w:rPr>
        <w:t>The Oxford Handbook of Acceptance and Commitment Therapy</w:t>
      </w:r>
      <w:r w:rsidRPr="001D2094">
        <w:rPr>
          <w:rFonts w:eastAsiaTheme="minorHAnsi"/>
          <w:lang w:eastAsia="en-US"/>
        </w:rPr>
        <w:t xml:space="preserve"> (1st ed.). Oxford University Press. https://doi.org/10.1093/oxfordhb/9780197550076.001.0001</w:t>
      </w:r>
    </w:p>
    <w:p w14:paraId="70595D64"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Hayes, S. C., Barnes-Holmes, D., &amp; Roche, B. (2001). </w:t>
      </w:r>
      <w:r w:rsidRPr="001D2094">
        <w:rPr>
          <w:rFonts w:eastAsiaTheme="minorHAnsi"/>
          <w:i/>
          <w:iCs/>
          <w:lang w:eastAsia="en-US"/>
        </w:rPr>
        <w:t>Relational frame theory: A post-Skinnerian account of human language and cognition</w:t>
      </w:r>
      <w:r w:rsidRPr="001D2094">
        <w:rPr>
          <w:rFonts w:eastAsiaTheme="minorHAnsi"/>
          <w:lang w:eastAsia="en-US"/>
        </w:rPr>
        <w:t>. Kluwer Academic/Plenum Press.</w:t>
      </w:r>
    </w:p>
    <w:p w14:paraId="2F60C5D5"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Hayes, S. C., Strosahl, K., &amp; Wilson, K. G. (1999). </w:t>
      </w:r>
      <w:r w:rsidRPr="001D2094">
        <w:rPr>
          <w:rFonts w:eastAsiaTheme="minorHAnsi"/>
          <w:i/>
          <w:iCs/>
          <w:lang w:eastAsia="en-US"/>
        </w:rPr>
        <w:t>Acceptance and Commitment Therapy: An experiential approach to behavior change</w:t>
      </w:r>
      <w:r w:rsidRPr="001D2094">
        <w:rPr>
          <w:rFonts w:eastAsiaTheme="minorHAnsi"/>
          <w:lang w:eastAsia="en-US"/>
        </w:rPr>
        <w:t>. Guilford Press.</w:t>
      </w:r>
    </w:p>
    <w:p w14:paraId="2E9243A3"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Hulbert-Williams, L., Pendrous, R., Hochard, K. D., &amp; Hulbert-Williams, N. J. (2020). In search of scope: A response to Ruiz et al. (2020). </w:t>
      </w:r>
      <w:r w:rsidRPr="001D2094">
        <w:rPr>
          <w:rFonts w:eastAsiaTheme="minorHAnsi"/>
          <w:i/>
          <w:iCs/>
          <w:lang w:eastAsia="en-US"/>
        </w:rPr>
        <w:t>Journal of Contextual Behavioral Science</w:t>
      </w:r>
      <w:r w:rsidRPr="001D2094">
        <w:rPr>
          <w:rFonts w:eastAsiaTheme="minorHAnsi"/>
          <w:lang w:eastAsia="en-US"/>
        </w:rPr>
        <w:t xml:space="preserve">, </w:t>
      </w:r>
      <w:r w:rsidRPr="001D2094">
        <w:rPr>
          <w:rFonts w:eastAsiaTheme="minorHAnsi"/>
          <w:i/>
          <w:iCs/>
          <w:lang w:eastAsia="en-US"/>
        </w:rPr>
        <w:t>18</w:t>
      </w:r>
      <w:r w:rsidRPr="001D2094">
        <w:rPr>
          <w:rFonts w:eastAsiaTheme="minorHAnsi"/>
          <w:lang w:eastAsia="en-US"/>
        </w:rPr>
        <w:t>, 306–311. https://doi.org/10.1016/j.jcbs.2020.10.008</w:t>
      </w:r>
    </w:p>
    <w:p w14:paraId="3C399417"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Hussey, I. (2020). </w:t>
      </w:r>
      <w:r w:rsidRPr="001D2094">
        <w:rPr>
          <w:rFonts w:eastAsiaTheme="minorHAnsi"/>
          <w:i/>
          <w:iCs/>
          <w:lang w:eastAsia="en-US"/>
        </w:rPr>
        <w:t>General claims require generalized effects: A reply to Ruiz et al.’s (2020) ‘A systematic and critical response to Pendrous et al. (2020) replication study.’</w:t>
      </w:r>
      <w:r w:rsidRPr="001D2094">
        <w:rPr>
          <w:rFonts w:eastAsiaTheme="minorHAnsi"/>
          <w:lang w:eastAsia="en-US"/>
        </w:rPr>
        <w:t xml:space="preserve"> PsyArXiv. https://doi.org/10.31234/osf.io/83z2y</w:t>
      </w:r>
    </w:p>
    <w:p w14:paraId="07F301F6"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Hussey, I., &amp; Cummins, J. (2025, August 11). Post-publication peer-review should focus on highly influential articles. </w:t>
      </w:r>
      <w:r w:rsidRPr="001D2094">
        <w:rPr>
          <w:rFonts w:eastAsiaTheme="minorHAnsi"/>
          <w:i/>
          <w:iCs/>
          <w:lang w:eastAsia="en-US"/>
        </w:rPr>
        <w:t>Mmmdata.Io</w:t>
      </w:r>
      <w:r w:rsidRPr="001D2094">
        <w:rPr>
          <w:rFonts w:eastAsiaTheme="minorHAnsi"/>
          <w:lang w:eastAsia="en-US"/>
        </w:rPr>
        <w:t>. https://mmmdata.io/posts/2025/08/post-publication-peer-review-should-focus-on-highly-influential-articles/</w:t>
      </w:r>
    </w:p>
    <w:p w14:paraId="109EF869"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Kelly, A. D., &amp; Kelly, M. E. (2021). Acceptance and Commitment Training in Applied Behavior Analysis: Where Have You Been All My Life? </w:t>
      </w:r>
      <w:r w:rsidRPr="001D2094">
        <w:rPr>
          <w:rFonts w:eastAsiaTheme="minorHAnsi"/>
          <w:i/>
          <w:iCs/>
          <w:lang w:eastAsia="en-US"/>
        </w:rPr>
        <w:t>Behavior Analysis in Practice</w:t>
      </w:r>
      <w:r w:rsidRPr="001D2094">
        <w:rPr>
          <w:rFonts w:eastAsiaTheme="minorHAnsi"/>
          <w:lang w:eastAsia="en-US"/>
        </w:rPr>
        <w:t xml:space="preserve">, </w:t>
      </w:r>
      <w:r w:rsidRPr="001D2094">
        <w:rPr>
          <w:rFonts w:eastAsiaTheme="minorHAnsi"/>
          <w:i/>
          <w:iCs/>
          <w:lang w:eastAsia="en-US"/>
        </w:rPr>
        <w:t>15</w:t>
      </w:r>
      <w:r w:rsidRPr="001D2094">
        <w:rPr>
          <w:rFonts w:eastAsiaTheme="minorHAnsi"/>
          <w:lang w:eastAsia="en-US"/>
        </w:rPr>
        <w:t>(1), Article 1. https://doi.org/10.1007/s40617-021-00587-3</w:t>
      </w:r>
    </w:p>
    <w:p w14:paraId="3DAC96E8"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Law, S., &amp; Hayes, S. C. (2021). Murray Sidman: Fostering progress through foundational choices. </w:t>
      </w:r>
      <w:r w:rsidRPr="001D2094">
        <w:rPr>
          <w:rFonts w:eastAsiaTheme="minorHAnsi"/>
          <w:i/>
          <w:iCs/>
          <w:lang w:eastAsia="en-US"/>
        </w:rPr>
        <w:t>Journal of the Experimental Analysis of Behavior</w:t>
      </w:r>
      <w:r w:rsidRPr="001D2094">
        <w:rPr>
          <w:rFonts w:eastAsiaTheme="minorHAnsi"/>
          <w:lang w:eastAsia="en-US"/>
        </w:rPr>
        <w:t xml:space="preserve">, </w:t>
      </w:r>
      <w:r w:rsidRPr="001D2094">
        <w:rPr>
          <w:rFonts w:eastAsiaTheme="minorHAnsi"/>
          <w:i/>
          <w:iCs/>
          <w:lang w:eastAsia="en-US"/>
        </w:rPr>
        <w:t>115</w:t>
      </w:r>
      <w:r w:rsidRPr="001D2094">
        <w:rPr>
          <w:rFonts w:eastAsiaTheme="minorHAnsi"/>
          <w:lang w:eastAsia="en-US"/>
        </w:rPr>
        <w:t>(1), 21–30. https://doi.org/10.1002/jeab.640</w:t>
      </w:r>
    </w:p>
    <w:p w14:paraId="2126160E"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Leichsenring, F., Abbass, A., Hilsenroth, M. J., Leweke, F., Luyten, P., Keefe, J. R., Midgley, N., Rabung, S., Salzer, S., &amp; Steinert, C. (2017). Biases in research: Risk factors for non-replicability in psychotherapy and pharmacotherapy research. </w:t>
      </w:r>
      <w:r w:rsidRPr="001D2094">
        <w:rPr>
          <w:rFonts w:eastAsiaTheme="minorHAnsi"/>
          <w:i/>
          <w:iCs/>
          <w:lang w:eastAsia="en-US"/>
        </w:rPr>
        <w:t>Psychological Medicine</w:t>
      </w:r>
      <w:r w:rsidRPr="001D2094">
        <w:rPr>
          <w:rFonts w:eastAsiaTheme="minorHAnsi"/>
          <w:lang w:eastAsia="en-US"/>
        </w:rPr>
        <w:t xml:space="preserve">, </w:t>
      </w:r>
      <w:r w:rsidRPr="001D2094">
        <w:rPr>
          <w:rFonts w:eastAsiaTheme="minorHAnsi"/>
          <w:i/>
          <w:iCs/>
          <w:lang w:eastAsia="en-US"/>
        </w:rPr>
        <w:t>47</w:t>
      </w:r>
      <w:r w:rsidRPr="001D2094">
        <w:rPr>
          <w:rFonts w:eastAsiaTheme="minorHAnsi"/>
          <w:lang w:eastAsia="en-US"/>
        </w:rPr>
        <w:t>(6), 1000–1011. https://doi.org/10.1017/S003329171600324X</w:t>
      </w:r>
    </w:p>
    <w:p w14:paraId="4D28CD69"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Luciano, C., Ruiz, F. J., Torres, R. M. V., &amp; Mar, V. S. (2011). A Relational Frame Analysis of Defusion Interactions in Acceptance and Commitment Therapy. A Preliminary and Quasi-Experimental Study with At-Risk Adolescents. </w:t>
      </w:r>
      <w:r w:rsidRPr="001D2094">
        <w:rPr>
          <w:rFonts w:eastAsiaTheme="minorHAnsi"/>
          <w:i/>
          <w:iCs/>
          <w:lang w:eastAsia="en-US"/>
        </w:rPr>
        <w:t>International Journal of Psychology</w:t>
      </w:r>
      <w:r w:rsidRPr="001D2094">
        <w:rPr>
          <w:rFonts w:eastAsiaTheme="minorHAnsi"/>
          <w:lang w:eastAsia="en-US"/>
        </w:rPr>
        <w:t xml:space="preserve">, </w:t>
      </w:r>
      <w:r w:rsidRPr="001D2094">
        <w:rPr>
          <w:rFonts w:eastAsiaTheme="minorHAnsi"/>
          <w:i/>
          <w:iCs/>
          <w:lang w:eastAsia="en-US"/>
        </w:rPr>
        <w:t>11</w:t>
      </w:r>
      <w:r w:rsidRPr="001D2094">
        <w:rPr>
          <w:rFonts w:eastAsiaTheme="minorHAnsi"/>
          <w:lang w:eastAsia="en-US"/>
        </w:rPr>
        <w:t>(2), 165–182.</w:t>
      </w:r>
    </w:p>
    <w:p w14:paraId="315D0312"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Luciano, C., Törneke, N., &amp; Ruiz, F. J. (2023). Clinical Behavior Analysis and RFT: </w:t>
      </w:r>
      <w:r w:rsidRPr="001D2094">
        <w:rPr>
          <w:rFonts w:eastAsiaTheme="minorHAnsi"/>
          <w:lang w:eastAsia="en-US"/>
        </w:rPr>
        <w:lastRenderedPageBreak/>
        <w:t xml:space="preserve">Conceptualizing Psychopathology and Its Treatment. In M. P. Twohig, M. E. Levin, &amp; J. M. Petersen (Eds.), </w:t>
      </w:r>
      <w:r w:rsidRPr="001D2094">
        <w:rPr>
          <w:rFonts w:eastAsiaTheme="minorHAnsi"/>
          <w:i/>
          <w:iCs/>
          <w:lang w:eastAsia="en-US"/>
        </w:rPr>
        <w:t>The Oxford Handbook of Acceptance and Commitment Therapy</w:t>
      </w:r>
      <w:r w:rsidRPr="001D2094">
        <w:rPr>
          <w:rFonts w:eastAsiaTheme="minorHAnsi"/>
          <w:lang w:eastAsia="en-US"/>
        </w:rPr>
        <w:t xml:space="preserve"> (1st ed., pp. 109–142). Oxford University Press. https://doi.org/10.1093/oxfordhb/9780197550076.013.5</w:t>
      </w:r>
    </w:p>
    <w:p w14:paraId="584B9FC8"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Marin, F., Rohatgi, A., &amp; Charlot, S. (2017). </w:t>
      </w:r>
      <w:r w:rsidRPr="001D2094">
        <w:rPr>
          <w:rFonts w:eastAsiaTheme="minorHAnsi"/>
          <w:i/>
          <w:iCs/>
          <w:lang w:eastAsia="en-US"/>
        </w:rPr>
        <w:t>WebPlotDigitizer, a polyvalent and free software to extract spectra from old astronomical publications: Application to ultraviolet spectropolarimetry</w:t>
      </w:r>
      <w:r w:rsidRPr="001D2094">
        <w:rPr>
          <w:rFonts w:eastAsiaTheme="minorHAnsi"/>
          <w:lang w:eastAsia="en-US"/>
        </w:rPr>
        <w:t xml:space="preserve"> (arXiv:1708.02025). arXiv. http://arxiv.org/abs/1708.02025</w:t>
      </w:r>
    </w:p>
    <w:p w14:paraId="683D981E"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McLoughlin, S., &amp; Roche, B. T. (2022). ACT: A Process-Based Therapy in search of a process. </w:t>
      </w:r>
      <w:r w:rsidRPr="001D2094">
        <w:rPr>
          <w:rFonts w:eastAsiaTheme="minorHAnsi"/>
          <w:i/>
          <w:iCs/>
          <w:lang w:eastAsia="en-US"/>
        </w:rPr>
        <w:t>Behavior Therapy</w:t>
      </w:r>
      <w:r w:rsidRPr="001D2094">
        <w:rPr>
          <w:rFonts w:eastAsiaTheme="minorHAnsi"/>
          <w:lang w:eastAsia="en-US"/>
        </w:rPr>
        <w:t xml:space="preserve">, </w:t>
      </w:r>
      <w:r w:rsidRPr="001D2094">
        <w:rPr>
          <w:rFonts w:eastAsiaTheme="minorHAnsi"/>
          <w:i/>
          <w:iCs/>
          <w:lang w:eastAsia="en-US"/>
        </w:rPr>
        <w:t>54</w:t>
      </w:r>
      <w:r w:rsidRPr="001D2094">
        <w:rPr>
          <w:rFonts w:eastAsiaTheme="minorHAnsi"/>
          <w:lang w:eastAsia="en-US"/>
        </w:rPr>
        <w:t>(6), 939–955. https://doi.org/10.1016/j.beth.2022.07.010</w:t>
      </w:r>
    </w:p>
    <w:p w14:paraId="1E019649"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Morris, S. B. (2008). Estimating Effect Sizes From Pretest-Posttest-Control Group Designs. </w:t>
      </w:r>
      <w:r w:rsidRPr="001D2094">
        <w:rPr>
          <w:rFonts w:eastAsiaTheme="minorHAnsi"/>
          <w:i/>
          <w:iCs/>
          <w:lang w:eastAsia="en-US"/>
        </w:rPr>
        <w:t>Organizational Research Methods</w:t>
      </w:r>
      <w:r w:rsidRPr="001D2094">
        <w:rPr>
          <w:rFonts w:eastAsiaTheme="minorHAnsi"/>
          <w:lang w:eastAsia="en-US"/>
        </w:rPr>
        <w:t xml:space="preserve">, </w:t>
      </w:r>
      <w:r w:rsidRPr="001D2094">
        <w:rPr>
          <w:rFonts w:eastAsiaTheme="minorHAnsi"/>
          <w:i/>
          <w:iCs/>
          <w:lang w:eastAsia="en-US"/>
        </w:rPr>
        <w:t>11</w:t>
      </w:r>
      <w:r w:rsidRPr="001D2094">
        <w:rPr>
          <w:rFonts w:eastAsiaTheme="minorHAnsi"/>
          <w:lang w:eastAsia="en-US"/>
        </w:rPr>
        <w:t>(2), 364–386. https://doi.org/10.1177/1094428106291059</w:t>
      </w:r>
    </w:p>
    <w:p w14:paraId="3DEF2AC3"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O’Donohue, W., &amp; Masuda, A. (Eds.). (2022). </w:t>
      </w:r>
      <w:r w:rsidRPr="001D2094">
        <w:rPr>
          <w:rFonts w:eastAsiaTheme="minorHAnsi"/>
          <w:i/>
          <w:iCs/>
          <w:lang w:eastAsia="en-US"/>
        </w:rPr>
        <w:t>Behavior therapy: First, second, and third waves.</w:t>
      </w:r>
      <w:r w:rsidRPr="001D2094">
        <w:rPr>
          <w:rFonts w:eastAsiaTheme="minorHAnsi"/>
          <w:lang w:eastAsia="en-US"/>
        </w:rPr>
        <w:t xml:space="preserve"> Springer Nature. https://doi.org/10.1007/978-3-031-11677-3</w:t>
      </w:r>
    </w:p>
    <w:p w14:paraId="1B48562E"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Pendrous, R., Hulbert-Williams, L., Hochard, K. D., &amp; Hulbert-Williams, N. J. (2020). Appetitive augmental functions and common physical properties in a pain-tolerance metaphor: An extended replication. </w:t>
      </w:r>
      <w:r w:rsidRPr="001D2094">
        <w:rPr>
          <w:rFonts w:eastAsiaTheme="minorHAnsi"/>
          <w:i/>
          <w:iCs/>
          <w:lang w:eastAsia="en-US"/>
        </w:rPr>
        <w:t>Journal of Contextual Behavioral Science</w:t>
      </w:r>
      <w:r w:rsidRPr="001D2094">
        <w:rPr>
          <w:rFonts w:eastAsiaTheme="minorHAnsi"/>
          <w:lang w:eastAsia="en-US"/>
        </w:rPr>
        <w:t xml:space="preserve">, </w:t>
      </w:r>
      <w:r w:rsidRPr="001D2094">
        <w:rPr>
          <w:rFonts w:eastAsiaTheme="minorHAnsi"/>
          <w:i/>
          <w:iCs/>
          <w:lang w:eastAsia="en-US"/>
        </w:rPr>
        <w:t>16</w:t>
      </w:r>
      <w:r w:rsidRPr="001D2094">
        <w:rPr>
          <w:rFonts w:eastAsiaTheme="minorHAnsi"/>
          <w:lang w:eastAsia="en-US"/>
        </w:rPr>
        <w:t>, 17–24. https://doi.org/10.1016/j.jcbs.2020.02.003</w:t>
      </w:r>
    </w:p>
    <w:p w14:paraId="411EE64C"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Rachman, S., Shafran, R., Mitchell, D., Trant, J., &amp; Teachman, B. (1996). How to remain neutral: An experimental analysis of neutralization. </w:t>
      </w:r>
      <w:r w:rsidRPr="001D2094">
        <w:rPr>
          <w:rFonts w:eastAsiaTheme="minorHAnsi"/>
          <w:i/>
          <w:iCs/>
          <w:lang w:eastAsia="en-US"/>
        </w:rPr>
        <w:t>Behaviour Research and Therapy</w:t>
      </w:r>
      <w:r w:rsidRPr="001D2094">
        <w:rPr>
          <w:rFonts w:eastAsiaTheme="minorHAnsi"/>
          <w:lang w:eastAsia="en-US"/>
        </w:rPr>
        <w:t xml:space="preserve">, </w:t>
      </w:r>
      <w:r w:rsidRPr="001D2094">
        <w:rPr>
          <w:rFonts w:eastAsiaTheme="minorHAnsi"/>
          <w:i/>
          <w:iCs/>
          <w:lang w:eastAsia="en-US"/>
        </w:rPr>
        <w:t>34</w:t>
      </w:r>
      <w:r w:rsidRPr="001D2094">
        <w:rPr>
          <w:rFonts w:eastAsiaTheme="minorHAnsi"/>
          <w:lang w:eastAsia="en-US"/>
        </w:rPr>
        <w:t>(11–12), 889–898. https://doi.org/10.1016/S0005-7967(96)00051-4</w:t>
      </w:r>
    </w:p>
    <w:p w14:paraId="5975C54E"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Röseler, L., Kaiser, L., Doetsch, C., Klett, N., Seida, C., Schütz, A., Aczel, B., Adelina, N., Agostini, V., Alarie, S., Albayrak-Aydemir, N., Aldoh, A., Al-Hoorie, A. H., Azevedo, F., Baker, B. J., Barth, C. L., Beitner, J., Brick, C., Brohmer, H., … Zhang, Y. (2024). The Replication Database: Documenting the Replicability of Psychological Science. </w:t>
      </w:r>
      <w:r w:rsidRPr="001D2094">
        <w:rPr>
          <w:rFonts w:eastAsiaTheme="minorHAnsi"/>
          <w:i/>
          <w:iCs/>
          <w:lang w:eastAsia="en-US"/>
        </w:rPr>
        <w:t>Journal of Open Psychology Data</w:t>
      </w:r>
      <w:r w:rsidRPr="001D2094">
        <w:rPr>
          <w:rFonts w:eastAsiaTheme="minorHAnsi"/>
          <w:lang w:eastAsia="en-US"/>
        </w:rPr>
        <w:t xml:space="preserve">, </w:t>
      </w:r>
      <w:r w:rsidRPr="001D2094">
        <w:rPr>
          <w:rFonts w:eastAsiaTheme="minorHAnsi"/>
          <w:i/>
          <w:iCs/>
          <w:lang w:eastAsia="en-US"/>
        </w:rPr>
        <w:t>12</w:t>
      </w:r>
      <w:r w:rsidRPr="001D2094">
        <w:rPr>
          <w:rFonts w:eastAsiaTheme="minorHAnsi"/>
          <w:lang w:eastAsia="en-US"/>
        </w:rPr>
        <w:t>(1), 8. https://doi.org/10.5334/jopd.101</w:t>
      </w:r>
    </w:p>
    <w:p w14:paraId="161F170F"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Ruiz, F. J., Gil-Luciano, B., &amp; Segura-Vargas, M. A. (2023). Cognitive defusion. In M. P. Twohig, M. E. Levin, &amp; J. M. Petersen (Eds.), </w:t>
      </w:r>
      <w:r w:rsidRPr="001D2094">
        <w:rPr>
          <w:rFonts w:eastAsiaTheme="minorHAnsi"/>
          <w:i/>
          <w:iCs/>
          <w:lang w:eastAsia="en-US"/>
        </w:rPr>
        <w:t>The Oxford Handbook of Acceptance and Commitment Therapy</w:t>
      </w:r>
      <w:r w:rsidRPr="001D2094">
        <w:rPr>
          <w:rFonts w:eastAsiaTheme="minorHAnsi"/>
          <w:lang w:eastAsia="en-US"/>
        </w:rPr>
        <w:t>. Oxford University Press. https://doi.org/10.1093/oxfordhb/9780197550076.001.0001</w:t>
      </w:r>
    </w:p>
    <w:p w14:paraId="41C44622"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Ruiz, F. J., Luciano, C., &amp; Sierra, M. A. (2020). A systematic and critical response to Pendrous et al. (2020) replication study. </w:t>
      </w:r>
      <w:r w:rsidRPr="001D2094">
        <w:rPr>
          <w:rFonts w:eastAsiaTheme="minorHAnsi"/>
          <w:i/>
          <w:iCs/>
          <w:lang w:eastAsia="en-US"/>
        </w:rPr>
        <w:t>Journal of Contextual Behavioral Science</w:t>
      </w:r>
      <w:r w:rsidRPr="001D2094">
        <w:rPr>
          <w:rFonts w:eastAsiaTheme="minorHAnsi"/>
          <w:lang w:eastAsia="en-US"/>
        </w:rPr>
        <w:t xml:space="preserve">, </w:t>
      </w:r>
      <w:r w:rsidRPr="001D2094">
        <w:rPr>
          <w:rFonts w:eastAsiaTheme="minorHAnsi"/>
          <w:i/>
          <w:iCs/>
          <w:lang w:eastAsia="en-US"/>
        </w:rPr>
        <w:t>17</w:t>
      </w:r>
      <w:r w:rsidRPr="001D2094">
        <w:rPr>
          <w:rFonts w:eastAsiaTheme="minorHAnsi"/>
          <w:lang w:eastAsia="en-US"/>
        </w:rPr>
        <w:t>, 39–45. https://doi.org/10.1016/j.jcbs.2020.04.011</w:t>
      </w:r>
    </w:p>
    <w:p w14:paraId="21C35C39"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Sierra, M. A., Ruiz, F. J., Flórez, C. L., Hernández, D. R., &amp; Luciano, C. (2016). The Role of Common Physical Properties and Augmental Functions in Metaphor Effect. </w:t>
      </w:r>
      <w:r w:rsidRPr="001D2094">
        <w:rPr>
          <w:rFonts w:eastAsiaTheme="minorHAnsi"/>
          <w:i/>
          <w:iCs/>
          <w:lang w:eastAsia="en-US"/>
        </w:rPr>
        <w:t>International Journal of Psychology</w:t>
      </w:r>
      <w:r w:rsidRPr="001D2094">
        <w:rPr>
          <w:rFonts w:eastAsiaTheme="minorHAnsi"/>
          <w:lang w:eastAsia="en-US"/>
        </w:rPr>
        <w:t xml:space="preserve">, </w:t>
      </w:r>
      <w:r w:rsidRPr="001D2094">
        <w:rPr>
          <w:rFonts w:eastAsiaTheme="minorHAnsi"/>
          <w:i/>
          <w:iCs/>
          <w:lang w:eastAsia="en-US"/>
        </w:rPr>
        <w:t>16</w:t>
      </w:r>
      <w:r w:rsidRPr="001D2094">
        <w:rPr>
          <w:rFonts w:eastAsiaTheme="minorHAnsi"/>
          <w:lang w:eastAsia="en-US"/>
        </w:rPr>
        <w:t>(3), 265–279.</w:t>
      </w:r>
    </w:p>
    <w:p w14:paraId="5EB5B053"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Simonsohn, U., Simmons, J. P., &amp; Nelson, L. D. (2015). </w:t>
      </w:r>
      <w:r w:rsidRPr="001D2094">
        <w:rPr>
          <w:rFonts w:eastAsiaTheme="minorHAnsi"/>
          <w:i/>
          <w:iCs/>
          <w:lang w:eastAsia="en-US"/>
        </w:rPr>
        <w:t>Specification Curve: Descriptive and Inferential Statistics on All Reasonable Specifications</w:t>
      </w:r>
      <w:r w:rsidRPr="001D2094">
        <w:rPr>
          <w:rFonts w:eastAsiaTheme="minorHAnsi"/>
          <w:lang w:eastAsia="en-US"/>
        </w:rPr>
        <w:t>. https://papers.ssrn.com/sol3/papers.cfm?abstract_id=2694998</w:t>
      </w:r>
    </w:p>
    <w:p w14:paraId="7B3A5423"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Spellman, B. A. (2015). A short (personal) future history of revolution 2.0. </w:t>
      </w:r>
      <w:r w:rsidRPr="001D2094">
        <w:rPr>
          <w:rFonts w:eastAsiaTheme="minorHAnsi"/>
          <w:i/>
          <w:iCs/>
          <w:lang w:eastAsia="en-US"/>
        </w:rPr>
        <w:t>Perspectives on Psychological Science</w:t>
      </w:r>
      <w:r w:rsidRPr="001D2094">
        <w:rPr>
          <w:rFonts w:eastAsiaTheme="minorHAnsi"/>
          <w:lang w:eastAsia="en-US"/>
        </w:rPr>
        <w:t xml:space="preserve">, </w:t>
      </w:r>
      <w:r w:rsidRPr="001D2094">
        <w:rPr>
          <w:rFonts w:eastAsiaTheme="minorHAnsi"/>
          <w:i/>
          <w:iCs/>
          <w:lang w:eastAsia="en-US"/>
        </w:rPr>
        <w:t>10</w:t>
      </w:r>
      <w:r w:rsidRPr="001D2094">
        <w:rPr>
          <w:rFonts w:eastAsiaTheme="minorHAnsi"/>
          <w:lang w:eastAsia="en-US"/>
        </w:rPr>
        <w:t>(6), 886–899. https://doi.org/10.1177/1745691615609918</w:t>
      </w:r>
    </w:p>
    <w:p w14:paraId="07BAC9D0"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Steegen, S., Tuerlinckx, F., Gelman, A., &amp; Vanpaemel, W. (2016). Increasing transparency through a multiverse analysis. </w:t>
      </w:r>
      <w:r w:rsidRPr="001D2094">
        <w:rPr>
          <w:rFonts w:eastAsiaTheme="minorHAnsi"/>
          <w:i/>
          <w:iCs/>
          <w:lang w:eastAsia="en-US"/>
        </w:rPr>
        <w:t>Perspectives on Psychological Science</w:t>
      </w:r>
      <w:r w:rsidRPr="001D2094">
        <w:rPr>
          <w:rFonts w:eastAsiaTheme="minorHAnsi"/>
          <w:lang w:eastAsia="en-US"/>
        </w:rPr>
        <w:t xml:space="preserve">, </w:t>
      </w:r>
      <w:r w:rsidRPr="001D2094">
        <w:rPr>
          <w:rFonts w:eastAsiaTheme="minorHAnsi"/>
          <w:i/>
          <w:iCs/>
          <w:lang w:eastAsia="en-US"/>
        </w:rPr>
        <w:t>11</w:t>
      </w:r>
      <w:r w:rsidRPr="001D2094">
        <w:rPr>
          <w:rFonts w:eastAsiaTheme="minorHAnsi"/>
          <w:lang w:eastAsia="en-US"/>
        </w:rPr>
        <w:t>(5), 702–712.</w:t>
      </w:r>
    </w:p>
    <w:p w14:paraId="23DCF739"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Tackett, J. L., Brandes, C. M., King, K. M., &amp; Markon, K. E. (2019). Psychology’s Replication Crisis and Clinical Psychological Science. </w:t>
      </w:r>
      <w:r w:rsidRPr="001D2094">
        <w:rPr>
          <w:rFonts w:eastAsiaTheme="minorHAnsi"/>
          <w:i/>
          <w:iCs/>
          <w:lang w:eastAsia="en-US"/>
        </w:rPr>
        <w:t>Annual Review of Clinical Psychology</w:t>
      </w:r>
      <w:r w:rsidRPr="001D2094">
        <w:rPr>
          <w:rFonts w:eastAsiaTheme="minorHAnsi"/>
          <w:lang w:eastAsia="en-US"/>
        </w:rPr>
        <w:t xml:space="preserve">, </w:t>
      </w:r>
      <w:r w:rsidRPr="001D2094">
        <w:rPr>
          <w:rFonts w:eastAsiaTheme="minorHAnsi"/>
          <w:i/>
          <w:iCs/>
          <w:lang w:eastAsia="en-US"/>
        </w:rPr>
        <w:t>15</w:t>
      </w:r>
      <w:r w:rsidRPr="001D2094">
        <w:rPr>
          <w:rFonts w:eastAsiaTheme="minorHAnsi"/>
          <w:lang w:eastAsia="en-US"/>
        </w:rPr>
        <w:t>(1), 579–604. https://doi.org/10.1146/annurev-clinpsy-050718-095710</w:t>
      </w:r>
    </w:p>
    <w:p w14:paraId="6F050432"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Task Force on the Strategies and Tactics of Contextual Behavioral Science Research. (2021). </w:t>
      </w:r>
      <w:r w:rsidRPr="001D2094">
        <w:rPr>
          <w:rFonts w:eastAsiaTheme="minorHAnsi"/>
          <w:i/>
          <w:iCs/>
          <w:lang w:eastAsia="en-US"/>
        </w:rPr>
        <w:t>Adoption of Open Science Recommendations | Association for Contextual Behavioral Science</w:t>
      </w:r>
      <w:r w:rsidRPr="001D2094">
        <w:rPr>
          <w:rFonts w:eastAsiaTheme="minorHAnsi"/>
          <w:lang w:eastAsia="en-US"/>
        </w:rPr>
        <w:t>. https://contextualscience.org/news/adoption_of_open_science_recommendations</w:t>
      </w:r>
    </w:p>
    <w:p w14:paraId="2E7EDEBD"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Twohig, M. P., Levin, M. E., &amp; Petersen, J. M. (Eds.). (2023). </w:t>
      </w:r>
      <w:r w:rsidRPr="001D2094">
        <w:rPr>
          <w:rFonts w:eastAsiaTheme="minorHAnsi"/>
          <w:i/>
          <w:iCs/>
          <w:lang w:eastAsia="en-US"/>
        </w:rPr>
        <w:t>The Oxford Handbook of Acceptance and Commitment Therapy</w:t>
      </w:r>
      <w:r w:rsidRPr="001D2094">
        <w:rPr>
          <w:rFonts w:eastAsiaTheme="minorHAnsi"/>
          <w:lang w:eastAsia="en-US"/>
        </w:rPr>
        <w:t xml:space="preserve"> (1st ed.). Oxford University Press. https://doi.org/10.1093/oxfordhb/9780197550076.001.0001</w:t>
      </w:r>
    </w:p>
    <w:p w14:paraId="5433B3C7"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van den Hout, M., Kindt, M., Weiland, T., &amp; Peters, M. (2002). Instructed neutralization, spontaneous neutralization and prevented neutralization after an obsession-like thought. </w:t>
      </w:r>
      <w:r w:rsidRPr="001D2094">
        <w:rPr>
          <w:rFonts w:eastAsiaTheme="minorHAnsi"/>
          <w:i/>
          <w:iCs/>
          <w:lang w:eastAsia="en-US"/>
        </w:rPr>
        <w:t>Journal of Behavior Therapy and Experimental Psychiatry</w:t>
      </w:r>
      <w:r w:rsidRPr="001D2094">
        <w:rPr>
          <w:rFonts w:eastAsiaTheme="minorHAnsi"/>
          <w:lang w:eastAsia="en-US"/>
        </w:rPr>
        <w:t xml:space="preserve">, </w:t>
      </w:r>
      <w:r w:rsidRPr="001D2094">
        <w:rPr>
          <w:rFonts w:eastAsiaTheme="minorHAnsi"/>
          <w:i/>
          <w:iCs/>
          <w:lang w:eastAsia="en-US"/>
        </w:rPr>
        <w:t>33</w:t>
      </w:r>
      <w:r w:rsidRPr="001D2094">
        <w:rPr>
          <w:rFonts w:eastAsiaTheme="minorHAnsi"/>
          <w:lang w:eastAsia="en-US"/>
        </w:rPr>
        <w:t>(3–4), 177–189. https://doi.org/10.1016/S0005-7916(02)00048-4</w:t>
      </w:r>
    </w:p>
    <w:p w14:paraId="5E84BF32"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Wilkinson, J., Heal, C., Antoniou, G. A., Flemyng, E., Ahnström, L., Alteri, A., Avenell, A., Barker, T. H., Borg, D. N., Brown, N. J., Buhmann, R., Calvache, J. A., Carlsson, R., Carter, L.-A., Cashin, A. G., Cotterill, S., Färnqvist, K., Ferraro, M. C., Grohmann, S., … Kirkham, J. J. (2025). </w:t>
      </w:r>
      <w:r w:rsidRPr="001D2094">
        <w:rPr>
          <w:rFonts w:eastAsiaTheme="minorHAnsi"/>
          <w:i/>
          <w:iCs/>
          <w:lang w:eastAsia="en-US"/>
        </w:rPr>
        <w:t>Assessing the feasibility and impact of clinical trial trustworthiness checks via an application to Cochrane Reviews: Stage 2 of the INSPECT-SR project</w:t>
      </w:r>
      <w:r w:rsidRPr="001D2094">
        <w:rPr>
          <w:rFonts w:eastAsiaTheme="minorHAnsi"/>
          <w:lang w:eastAsia="en-US"/>
        </w:rPr>
        <w:t>. medRxiv. https://doi.org/10.1101/2024.11.25.24316905</w:t>
      </w:r>
    </w:p>
    <w:p w14:paraId="25A7BC34"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Wilkinson, J., Heal, C., Flemyng, E., Antoniou, G. A., Aburrow, T., Alfirevic, Z., Avenell, A., Barbour, V., Berghella, V., Bishop, D. V. M., Bordewijk, E. M., Brown, N. J. L., Christopher, J., Clarke, </w:t>
      </w:r>
      <w:r w:rsidRPr="001D2094">
        <w:rPr>
          <w:rFonts w:eastAsiaTheme="minorHAnsi"/>
          <w:lang w:eastAsia="en-US"/>
        </w:rPr>
        <w:lastRenderedPageBreak/>
        <w:t xml:space="preserve">M., Dahly, D., Dennis, J., Dicker, P., Dumville, J., Frankish, H., … Kirkham, J. J. (2025). </w:t>
      </w:r>
      <w:r w:rsidRPr="001D2094">
        <w:rPr>
          <w:rFonts w:eastAsiaTheme="minorHAnsi"/>
          <w:i/>
          <w:iCs/>
          <w:lang w:eastAsia="en-US"/>
        </w:rPr>
        <w:t>INSPECT-SR: A tool for assessing trustworthiness of randomised controlled trials</w:t>
      </w:r>
      <w:r w:rsidRPr="001D2094">
        <w:rPr>
          <w:rFonts w:eastAsiaTheme="minorHAnsi"/>
          <w:lang w:eastAsia="en-US"/>
        </w:rPr>
        <w:t xml:space="preserve"> (p. 2025.09.03.25334905). medRxiv. https://doi.org/10.1101/2025.09.03.25334905</w:t>
      </w:r>
    </w:p>
    <w:p w14:paraId="2EEBE4F8" w14:textId="77777777" w:rsidR="001D2094" w:rsidRPr="001D2094" w:rsidRDefault="001D2094" w:rsidP="001D2094">
      <w:pPr>
        <w:pStyle w:val="Bibliography"/>
        <w:rPr>
          <w:rFonts w:eastAsiaTheme="minorHAnsi"/>
          <w:lang w:eastAsia="en-US"/>
        </w:rPr>
      </w:pPr>
      <w:r w:rsidRPr="001D2094">
        <w:rPr>
          <w:rFonts w:eastAsiaTheme="minorHAnsi"/>
          <w:lang w:eastAsia="en-US"/>
        </w:rPr>
        <w:t xml:space="preserve">Zettle, R. D., &amp; Masuda, A. (2022). The Future of Third Wave Cognitive Behavior Therapies. In W. O’Donohue &amp; A. Masdua (Eds.), </w:t>
      </w:r>
      <w:r w:rsidRPr="001D2094">
        <w:rPr>
          <w:rFonts w:eastAsiaTheme="minorHAnsi"/>
          <w:i/>
          <w:iCs/>
          <w:lang w:eastAsia="en-US"/>
        </w:rPr>
        <w:t>Behavior Therapy</w:t>
      </w:r>
      <w:r w:rsidRPr="001D2094">
        <w:rPr>
          <w:rFonts w:eastAsiaTheme="minorHAnsi"/>
          <w:lang w:eastAsia="en-US"/>
        </w:rPr>
        <w:t>. https://doi.org/10.1007/978-3-031-11677-3_34</w:t>
      </w:r>
    </w:p>
    <w:p w14:paraId="3E4543E4" w14:textId="2ABBBBE9" w:rsidR="001353FE" w:rsidRPr="003935D6" w:rsidRDefault="00F572DD" w:rsidP="001D2094">
      <w:pPr>
        <w:pStyle w:val="Bibliography"/>
        <w:rPr>
          <w:lang w:val="en-US"/>
        </w:rPr>
        <w:sectPr w:rsidR="001353FE" w:rsidRPr="003935D6" w:rsidSect="001353FE">
          <w:type w:val="continuous"/>
          <w:pgSz w:w="11900" w:h="16840"/>
          <w:pgMar w:top="1440" w:right="1440" w:bottom="1440" w:left="1440" w:header="708" w:footer="708" w:gutter="0"/>
          <w:cols w:num="2" w:space="366"/>
          <w:docGrid w:linePitch="360"/>
        </w:sectPr>
      </w:pPr>
      <w:r w:rsidRPr="003935D6">
        <w:rPr>
          <w:lang w:val="en-US"/>
        </w:rPr>
        <w:fldChar w:fldCharType="end"/>
      </w:r>
    </w:p>
    <w:p w14:paraId="264CEDEB" w14:textId="7371E76D" w:rsidR="00C37C3A" w:rsidRPr="003935D6" w:rsidRDefault="00C37C3A" w:rsidP="00F572DD">
      <w:pPr>
        <w:ind w:firstLine="0"/>
        <w:rPr>
          <w:lang w:val="en-US"/>
        </w:rPr>
      </w:pPr>
    </w:p>
    <w:sectPr w:rsidR="00C37C3A" w:rsidRPr="003935D6" w:rsidSect="005F5196">
      <w:type w:val="continuous"/>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7" w:author="ian hussey" w:date="2026-06-15T20:33:00Z" w:initials="ih">
    <w:p w14:paraId="52AAF1D5" w14:textId="77777777" w:rsidR="0004798A" w:rsidRDefault="0004798A" w:rsidP="0004798A">
      <w:pPr>
        <w:jc w:val="left"/>
      </w:pPr>
      <w:r>
        <w:rPr>
          <w:rStyle w:val="CommentReference"/>
        </w:rPr>
        <w:annotationRef/>
      </w:r>
      <w:r>
        <w:rPr>
          <w:sz w:val="20"/>
          <w:szCs w:val="20"/>
        </w:rPr>
        <w:t>RE: clarifying what Foody et.'s claims actually were, note that results of Foody et al's 2015 ANOVAs are already reported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AF1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6C7FF0" w16cex:dateUtc="2026-06-15T1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AF1D5" w16cid:durableId="5A6C7F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C97A9" w14:textId="77777777" w:rsidR="00575CA7" w:rsidRDefault="00575CA7" w:rsidP="00127167">
      <w:r>
        <w:separator/>
      </w:r>
    </w:p>
  </w:endnote>
  <w:endnote w:type="continuationSeparator" w:id="0">
    <w:p w14:paraId="2C6E0C6C" w14:textId="77777777" w:rsidR="00575CA7" w:rsidRDefault="00575CA7" w:rsidP="00127167">
      <w:r>
        <w:continuationSeparator/>
      </w:r>
    </w:p>
  </w:endnote>
  <w:endnote w:type="continuationNotice" w:id="1">
    <w:p w14:paraId="55B483EC" w14:textId="77777777" w:rsidR="00575CA7" w:rsidRDefault="00575C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MU Serif Roman">
    <w:panose1 w:val="020B0604020202020204"/>
    <w:charset w:val="00"/>
    <w:family w:val="auto"/>
    <w:pitch w:val="variable"/>
    <w:sig w:usb0="E10002FF" w:usb1="5201E9EB" w:usb2="02020004"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9668376"/>
      <w:docPartObj>
        <w:docPartGallery w:val="Page Numbers (Bottom of Page)"/>
        <w:docPartUnique/>
      </w:docPartObj>
    </w:sdtPr>
    <w:sdtContent>
      <w:p w14:paraId="3FBF46E7" w14:textId="0225353A" w:rsidR="005742A9" w:rsidRDefault="005742A9" w:rsidP="00F56A5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D5457C" w14:textId="77777777" w:rsidR="005742A9" w:rsidRDefault="00574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5604598"/>
      <w:docPartObj>
        <w:docPartGallery w:val="Page Numbers (Bottom of Page)"/>
        <w:docPartUnique/>
      </w:docPartObj>
    </w:sdtPr>
    <w:sdtContent>
      <w:p w14:paraId="182F6393" w14:textId="26D9BAA7" w:rsidR="005742A9" w:rsidRDefault="005742A9" w:rsidP="005742A9">
        <w:pPr>
          <w:pStyle w:val="Footer"/>
          <w:framePr w:wrap="none" w:vAnchor="text" w:hAnchor="margin" w:xAlign="center" w:y="1"/>
          <w:ind w:right="-645" w:firstLine="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093AFA2D" w14:textId="77777777" w:rsidR="005742A9" w:rsidRDefault="00574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99111" w14:textId="77777777" w:rsidR="00575CA7" w:rsidRDefault="00575CA7" w:rsidP="00127167">
      <w:r>
        <w:separator/>
      </w:r>
    </w:p>
  </w:footnote>
  <w:footnote w:type="continuationSeparator" w:id="0">
    <w:p w14:paraId="5109733B" w14:textId="77777777" w:rsidR="00575CA7" w:rsidRDefault="00575CA7" w:rsidP="00127167">
      <w:r>
        <w:continuationSeparator/>
      </w:r>
    </w:p>
  </w:footnote>
  <w:footnote w:type="continuationNotice" w:id="1">
    <w:p w14:paraId="145F86C6" w14:textId="77777777" w:rsidR="00575CA7" w:rsidRDefault="00575CA7"/>
  </w:footnote>
  <w:footnote w:id="2">
    <w:p w14:paraId="438259EF" w14:textId="24AB51AE" w:rsidR="00A63FE0" w:rsidRPr="00FB5823" w:rsidRDefault="005C5AC0" w:rsidP="00A63FE0">
      <w:pPr>
        <w:pStyle w:val="FootnoteText"/>
        <w:ind w:firstLine="0"/>
        <w:rPr>
          <w:sz w:val="16"/>
          <w:szCs w:val="16"/>
          <w:lang w:val="en-CH"/>
        </w:rPr>
      </w:pPr>
      <w:r w:rsidRPr="00FB5823">
        <w:rPr>
          <w:rStyle w:val="FootnoteReference"/>
          <w:sz w:val="16"/>
          <w:szCs w:val="16"/>
        </w:rPr>
        <w:footnoteRef/>
      </w:r>
      <w:r w:rsidRPr="00FB5823">
        <w:rPr>
          <w:sz w:val="16"/>
          <w:szCs w:val="16"/>
        </w:rPr>
        <w:t xml:space="preserve"> </w:t>
      </w:r>
      <w:r w:rsidRPr="00FB5823">
        <w:rPr>
          <w:sz w:val="16"/>
          <w:szCs w:val="16"/>
          <w:lang w:val="en-US"/>
        </w:rPr>
        <w:t xml:space="preserve">Ian Hussey, University of Bern, </w:t>
      </w:r>
      <w:hyperlink r:id="rId1" w:history="1">
        <w:r w:rsidRPr="00FB5823">
          <w:rPr>
            <w:rStyle w:val="Hyperlink"/>
            <w:sz w:val="16"/>
            <w:szCs w:val="16"/>
            <w:lang w:val="en-US"/>
          </w:rPr>
          <w:t>ian.hussey@unibe.ch</w:t>
        </w:r>
      </w:hyperlink>
      <w:r w:rsidRPr="00FB5823">
        <w:rPr>
          <w:sz w:val="16"/>
          <w:szCs w:val="16"/>
          <w:lang w:val="en-US"/>
        </w:rPr>
        <w:t xml:space="preserve">, ORCID </w:t>
      </w:r>
      <w:hyperlink r:id="rId2" w:history="1">
        <w:r w:rsidR="00A63FE0" w:rsidRPr="00FB5823">
          <w:rPr>
            <w:rStyle w:val="Hyperlink"/>
            <w:sz w:val="16"/>
            <w:szCs w:val="16"/>
            <w:lang w:val="en-CH"/>
          </w:rPr>
          <w:t>0000-0001-8906-7559</w:t>
        </w:r>
      </w:hyperlink>
      <w:r w:rsidR="00A63FE0" w:rsidRPr="00FB5823">
        <w:rPr>
          <w:sz w:val="16"/>
          <w:szCs w:val="16"/>
          <w:lang w:val="en-CH"/>
        </w:rPr>
        <w:t xml:space="preserve"> </w:t>
      </w:r>
    </w:p>
    <w:p w14:paraId="57BF1F87" w14:textId="7AC10F9F" w:rsidR="005C5AC0" w:rsidRPr="005C5AC0" w:rsidRDefault="005C5AC0" w:rsidP="005C5AC0">
      <w:pPr>
        <w:pStyle w:val="FootnoteText"/>
        <w:ind w:firstLine="0"/>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33323"/>
    <w:multiLevelType w:val="hybridMultilevel"/>
    <w:tmpl w:val="242E53FE"/>
    <w:lvl w:ilvl="0" w:tplc="6A62BB9E">
      <w:start w:val="20"/>
      <w:numFmt w:val="bullet"/>
      <w:lvlText w:val=""/>
      <w:lvlJc w:val="left"/>
      <w:pPr>
        <w:ind w:left="375" w:hanging="360"/>
      </w:pPr>
      <w:rPr>
        <w:rFonts w:ascii="Symbol" w:eastAsia="Times New Roman" w:hAnsi="Symbol" w:cs="CMU Serif Roman" w:hint="default"/>
      </w:rPr>
    </w:lvl>
    <w:lvl w:ilvl="1" w:tplc="08090003" w:tentative="1">
      <w:start w:val="1"/>
      <w:numFmt w:val="bullet"/>
      <w:lvlText w:val="o"/>
      <w:lvlJc w:val="left"/>
      <w:pPr>
        <w:ind w:left="1095" w:hanging="360"/>
      </w:pPr>
      <w:rPr>
        <w:rFonts w:ascii="Courier New" w:hAnsi="Courier New" w:cs="Courier New" w:hint="default"/>
      </w:rPr>
    </w:lvl>
    <w:lvl w:ilvl="2" w:tplc="08090005" w:tentative="1">
      <w:start w:val="1"/>
      <w:numFmt w:val="bullet"/>
      <w:lvlText w:val=""/>
      <w:lvlJc w:val="left"/>
      <w:pPr>
        <w:ind w:left="1815" w:hanging="360"/>
      </w:pPr>
      <w:rPr>
        <w:rFonts w:ascii="Wingdings" w:hAnsi="Wingdings" w:hint="default"/>
      </w:rPr>
    </w:lvl>
    <w:lvl w:ilvl="3" w:tplc="08090001" w:tentative="1">
      <w:start w:val="1"/>
      <w:numFmt w:val="bullet"/>
      <w:lvlText w:val=""/>
      <w:lvlJc w:val="left"/>
      <w:pPr>
        <w:ind w:left="2535" w:hanging="360"/>
      </w:pPr>
      <w:rPr>
        <w:rFonts w:ascii="Symbol" w:hAnsi="Symbol" w:hint="default"/>
      </w:rPr>
    </w:lvl>
    <w:lvl w:ilvl="4" w:tplc="08090003" w:tentative="1">
      <w:start w:val="1"/>
      <w:numFmt w:val="bullet"/>
      <w:lvlText w:val="o"/>
      <w:lvlJc w:val="left"/>
      <w:pPr>
        <w:ind w:left="3255" w:hanging="360"/>
      </w:pPr>
      <w:rPr>
        <w:rFonts w:ascii="Courier New" w:hAnsi="Courier New" w:cs="Courier New" w:hint="default"/>
      </w:rPr>
    </w:lvl>
    <w:lvl w:ilvl="5" w:tplc="08090005" w:tentative="1">
      <w:start w:val="1"/>
      <w:numFmt w:val="bullet"/>
      <w:lvlText w:val=""/>
      <w:lvlJc w:val="left"/>
      <w:pPr>
        <w:ind w:left="3975" w:hanging="360"/>
      </w:pPr>
      <w:rPr>
        <w:rFonts w:ascii="Wingdings" w:hAnsi="Wingdings" w:hint="default"/>
      </w:rPr>
    </w:lvl>
    <w:lvl w:ilvl="6" w:tplc="08090001" w:tentative="1">
      <w:start w:val="1"/>
      <w:numFmt w:val="bullet"/>
      <w:lvlText w:val=""/>
      <w:lvlJc w:val="left"/>
      <w:pPr>
        <w:ind w:left="4695" w:hanging="360"/>
      </w:pPr>
      <w:rPr>
        <w:rFonts w:ascii="Symbol" w:hAnsi="Symbol" w:hint="default"/>
      </w:rPr>
    </w:lvl>
    <w:lvl w:ilvl="7" w:tplc="08090003" w:tentative="1">
      <w:start w:val="1"/>
      <w:numFmt w:val="bullet"/>
      <w:lvlText w:val="o"/>
      <w:lvlJc w:val="left"/>
      <w:pPr>
        <w:ind w:left="5415" w:hanging="360"/>
      </w:pPr>
      <w:rPr>
        <w:rFonts w:ascii="Courier New" w:hAnsi="Courier New" w:cs="Courier New" w:hint="default"/>
      </w:rPr>
    </w:lvl>
    <w:lvl w:ilvl="8" w:tplc="08090005" w:tentative="1">
      <w:start w:val="1"/>
      <w:numFmt w:val="bullet"/>
      <w:lvlText w:val=""/>
      <w:lvlJc w:val="left"/>
      <w:pPr>
        <w:ind w:left="6135" w:hanging="360"/>
      </w:pPr>
      <w:rPr>
        <w:rFonts w:ascii="Wingdings" w:hAnsi="Wingdings" w:hint="default"/>
      </w:rPr>
    </w:lvl>
  </w:abstractNum>
  <w:abstractNum w:abstractNumId="1" w15:restartNumberingAfterBreak="0">
    <w:nsid w:val="40CD3666"/>
    <w:multiLevelType w:val="hybridMultilevel"/>
    <w:tmpl w:val="AE7C653A"/>
    <w:lvl w:ilvl="0" w:tplc="EC4EFDA8">
      <w:start w:val="3"/>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D5841F5"/>
    <w:multiLevelType w:val="hybridMultilevel"/>
    <w:tmpl w:val="E73ED9A8"/>
    <w:lvl w:ilvl="0" w:tplc="51BE5DE0">
      <w:start w:val="20"/>
      <w:numFmt w:val="bullet"/>
      <w:lvlText w:val=""/>
      <w:lvlJc w:val="left"/>
      <w:pPr>
        <w:ind w:left="375" w:hanging="360"/>
      </w:pPr>
      <w:rPr>
        <w:rFonts w:ascii="Symbol" w:eastAsia="Times New Roman" w:hAnsi="Symbol" w:cs="CMU Serif Roman" w:hint="default"/>
      </w:rPr>
    </w:lvl>
    <w:lvl w:ilvl="1" w:tplc="08090003" w:tentative="1">
      <w:start w:val="1"/>
      <w:numFmt w:val="bullet"/>
      <w:lvlText w:val="o"/>
      <w:lvlJc w:val="left"/>
      <w:pPr>
        <w:ind w:left="1095" w:hanging="360"/>
      </w:pPr>
      <w:rPr>
        <w:rFonts w:ascii="Courier New" w:hAnsi="Courier New" w:cs="Courier New" w:hint="default"/>
      </w:rPr>
    </w:lvl>
    <w:lvl w:ilvl="2" w:tplc="08090005" w:tentative="1">
      <w:start w:val="1"/>
      <w:numFmt w:val="bullet"/>
      <w:lvlText w:val=""/>
      <w:lvlJc w:val="left"/>
      <w:pPr>
        <w:ind w:left="1815" w:hanging="360"/>
      </w:pPr>
      <w:rPr>
        <w:rFonts w:ascii="Wingdings" w:hAnsi="Wingdings" w:hint="default"/>
      </w:rPr>
    </w:lvl>
    <w:lvl w:ilvl="3" w:tplc="08090001" w:tentative="1">
      <w:start w:val="1"/>
      <w:numFmt w:val="bullet"/>
      <w:lvlText w:val=""/>
      <w:lvlJc w:val="left"/>
      <w:pPr>
        <w:ind w:left="2535" w:hanging="360"/>
      </w:pPr>
      <w:rPr>
        <w:rFonts w:ascii="Symbol" w:hAnsi="Symbol" w:hint="default"/>
      </w:rPr>
    </w:lvl>
    <w:lvl w:ilvl="4" w:tplc="08090003" w:tentative="1">
      <w:start w:val="1"/>
      <w:numFmt w:val="bullet"/>
      <w:lvlText w:val="o"/>
      <w:lvlJc w:val="left"/>
      <w:pPr>
        <w:ind w:left="3255" w:hanging="360"/>
      </w:pPr>
      <w:rPr>
        <w:rFonts w:ascii="Courier New" w:hAnsi="Courier New" w:cs="Courier New" w:hint="default"/>
      </w:rPr>
    </w:lvl>
    <w:lvl w:ilvl="5" w:tplc="08090005" w:tentative="1">
      <w:start w:val="1"/>
      <w:numFmt w:val="bullet"/>
      <w:lvlText w:val=""/>
      <w:lvlJc w:val="left"/>
      <w:pPr>
        <w:ind w:left="3975" w:hanging="360"/>
      </w:pPr>
      <w:rPr>
        <w:rFonts w:ascii="Wingdings" w:hAnsi="Wingdings" w:hint="default"/>
      </w:rPr>
    </w:lvl>
    <w:lvl w:ilvl="6" w:tplc="08090001" w:tentative="1">
      <w:start w:val="1"/>
      <w:numFmt w:val="bullet"/>
      <w:lvlText w:val=""/>
      <w:lvlJc w:val="left"/>
      <w:pPr>
        <w:ind w:left="4695" w:hanging="360"/>
      </w:pPr>
      <w:rPr>
        <w:rFonts w:ascii="Symbol" w:hAnsi="Symbol" w:hint="default"/>
      </w:rPr>
    </w:lvl>
    <w:lvl w:ilvl="7" w:tplc="08090003" w:tentative="1">
      <w:start w:val="1"/>
      <w:numFmt w:val="bullet"/>
      <w:lvlText w:val="o"/>
      <w:lvlJc w:val="left"/>
      <w:pPr>
        <w:ind w:left="5415" w:hanging="360"/>
      </w:pPr>
      <w:rPr>
        <w:rFonts w:ascii="Courier New" w:hAnsi="Courier New" w:cs="Courier New" w:hint="default"/>
      </w:rPr>
    </w:lvl>
    <w:lvl w:ilvl="8" w:tplc="08090005" w:tentative="1">
      <w:start w:val="1"/>
      <w:numFmt w:val="bullet"/>
      <w:lvlText w:val=""/>
      <w:lvlJc w:val="left"/>
      <w:pPr>
        <w:ind w:left="6135" w:hanging="360"/>
      </w:pPr>
      <w:rPr>
        <w:rFonts w:ascii="Wingdings" w:hAnsi="Wingdings" w:hint="default"/>
      </w:rPr>
    </w:lvl>
  </w:abstractNum>
  <w:num w:numId="1" w16cid:durableId="1886601750">
    <w:abstractNumId w:val="1"/>
  </w:num>
  <w:num w:numId="2" w16cid:durableId="781539388">
    <w:abstractNumId w:val="0"/>
  </w:num>
  <w:num w:numId="3" w16cid:durableId="134955503">
    <w:abstractNumId w:val="2"/>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 hussey">
    <w15:presenceInfo w15:providerId="Windows Live" w15:userId="5929f70901a49c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AC"/>
    <w:rsid w:val="000011B8"/>
    <w:rsid w:val="00001CEB"/>
    <w:rsid w:val="000070F8"/>
    <w:rsid w:val="0000723C"/>
    <w:rsid w:val="000072A6"/>
    <w:rsid w:val="000074DD"/>
    <w:rsid w:val="000129E9"/>
    <w:rsid w:val="00013A8A"/>
    <w:rsid w:val="00013C1A"/>
    <w:rsid w:val="0001413F"/>
    <w:rsid w:val="0001416E"/>
    <w:rsid w:val="00015BED"/>
    <w:rsid w:val="00016688"/>
    <w:rsid w:val="0002051C"/>
    <w:rsid w:val="00020BB7"/>
    <w:rsid w:val="000212C1"/>
    <w:rsid w:val="00022494"/>
    <w:rsid w:val="00024D94"/>
    <w:rsid w:val="00025577"/>
    <w:rsid w:val="0002622D"/>
    <w:rsid w:val="00027EDC"/>
    <w:rsid w:val="00027F51"/>
    <w:rsid w:val="000308DC"/>
    <w:rsid w:val="000314D4"/>
    <w:rsid w:val="000316AC"/>
    <w:rsid w:val="000319B5"/>
    <w:rsid w:val="00032214"/>
    <w:rsid w:val="000322D0"/>
    <w:rsid w:val="000329E5"/>
    <w:rsid w:val="00034469"/>
    <w:rsid w:val="00034F46"/>
    <w:rsid w:val="000351E4"/>
    <w:rsid w:val="0003554D"/>
    <w:rsid w:val="00036BB8"/>
    <w:rsid w:val="00037072"/>
    <w:rsid w:val="00037EC6"/>
    <w:rsid w:val="00040DFD"/>
    <w:rsid w:val="0004118C"/>
    <w:rsid w:val="00042F0C"/>
    <w:rsid w:val="0004489D"/>
    <w:rsid w:val="00045803"/>
    <w:rsid w:val="00047227"/>
    <w:rsid w:val="0004745C"/>
    <w:rsid w:val="0004798A"/>
    <w:rsid w:val="00050DED"/>
    <w:rsid w:val="00052A35"/>
    <w:rsid w:val="000530BE"/>
    <w:rsid w:val="000531B0"/>
    <w:rsid w:val="00055E52"/>
    <w:rsid w:val="00057ED8"/>
    <w:rsid w:val="00062781"/>
    <w:rsid w:val="000628E2"/>
    <w:rsid w:val="000642FF"/>
    <w:rsid w:val="00065B19"/>
    <w:rsid w:val="000672F4"/>
    <w:rsid w:val="00067FB6"/>
    <w:rsid w:val="00070E62"/>
    <w:rsid w:val="000710F5"/>
    <w:rsid w:val="00071179"/>
    <w:rsid w:val="00071E6F"/>
    <w:rsid w:val="000734E5"/>
    <w:rsid w:val="00073F28"/>
    <w:rsid w:val="00074139"/>
    <w:rsid w:val="00074E6C"/>
    <w:rsid w:val="00075ADB"/>
    <w:rsid w:val="000774A6"/>
    <w:rsid w:val="000813F5"/>
    <w:rsid w:val="000820DB"/>
    <w:rsid w:val="00082277"/>
    <w:rsid w:val="0008331D"/>
    <w:rsid w:val="00084374"/>
    <w:rsid w:val="000845C5"/>
    <w:rsid w:val="000852C5"/>
    <w:rsid w:val="000857C4"/>
    <w:rsid w:val="00087B7A"/>
    <w:rsid w:val="00090166"/>
    <w:rsid w:val="000909B3"/>
    <w:rsid w:val="00091762"/>
    <w:rsid w:val="00091900"/>
    <w:rsid w:val="000939B2"/>
    <w:rsid w:val="00094EB6"/>
    <w:rsid w:val="000965AC"/>
    <w:rsid w:val="000A1E5D"/>
    <w:rsid w:val="000A3D48"/>
    <w:rsid w:val="000A43A1"/>
    <w:rsid w:val="000A5BFB"/>
    <w:rsid w:val="000B1CF8"/>
    <w:rsid w:val="000B2449"/>
    <w:rsid w:val="000B467B"/>
    <w:rsid w:val="000B4BD9"/>
    <w:rsid w:val="000B6450"/>
    <w:rsid w:val="000C0FBB"/>
    <w:rsid w:val="000C1608"/>
    <w:rsid w:val="000C4713"/>
    <w:rsid w:val="000C4EC2"/>
    <w:rsid w:val="000C5861"/>
    <w:rsid w:val="000C6781"/>
    <w:rsid w:val="000C6AC9"/>
    <w:rsid w:val="000C712C"/>
    <w:rsid w:val="000C7F61"/>
    <w:rsid w:val="000D029A"/>
    <w:rsid w:val="000D2013"/>
    <w:rsid w:val="000D4160"/>
    <w:rsid w:val="000E2083"/>
    <w:rsid w:val="000E2CC5"/>
    <w:rsid w:val="000E32AE"/>
    <w:rsid w:val="000E4430"/>
    <w:rsid w:val="000E4D23"/>
    <w:rsid w:val="000E5127"/>
    <w:rsid w:val="000E677C"/>
    <w:rsid w:val="000F065F"/>
    <w:rsid w:val="000F195D"/>
    <w:rsid w:val="000F1A3D"/>
    <w:rsid w:val="000F1C03"/>
    <w:rsid w:val="000F233C"/>
    <w:rsid w:val="000F277D"/>
    <w:rsid w:val="000F3C82"/>
    <w:rsid w:val="000F5CED"/>
    <w:rsid w:val="000F702E"/>
    <w:rsid w:val="0010013A"/>
    <w:rsid w:val="0010033D"/>
    <w:rsid w:val="00101217"/>
    <w:rsid w:val="0010171F"/>
    <w:rsid w:val="0010208A"/>
    <w:rsid w:val="00102EF4"/>
    <w:rsid w:val="00103656"/>
    <w:rsid w:val="00103A44"/>
    <w:rsid w:val="00103F95"/>
    <w:rsid w:val="00104DE9"/>
    <w:rsid w:val="0010706C"/>
    <w:rsid w:val="0011019C"/>
    <w:rsid w:val="001102ED"/>
    <w:rsid w:val="00110F1F"/>
    <w:rsid w:val="00113CCA"/>
    <w:rsid w:val="00113D1A"/>
    <w:rsid w:val="001145EC"/>
    <w:rsid w:val="00115CB4"/>
    <w:rsid w:val="0012006D"/>
    <w:rsid w:val="00120C73"/>
    <w:rsid w:val="001218CA"/>
    <w:rsid w:val="0012470F"/>
    <w:rsid w:val="00125BA4"/>
    <w:rsid w:val="00127167"/>
    <w:rsid w:val="001272BA"/>
    <w:rsid w:val="001275CE"/>
    <w:rsid w:val="00131354"/>
    <w:rsid w:val="00132060"/>
    <w:rsid w:val="00134519"/>
    <w:rsid w:val="001346C8"/>
    <w:rsid w:val="001353F0"/>
    <w:rsid w:val="001353FE"/>
    <w:rsid w:val="001359F0"/>
    <w:rsid w:val="001364C3"/>
    <w:rsid w:val="00137218"/>
    <w:rsid w:val="00137EB8"/>
    <w:rsid w:val="001400C5"/>
    <w:rsid w:val="00140D67"/>
    <w:rsid w:val="00142C35"/>
    <w:rsid w:val="00142FA5"/>
    <w:rsid w:val="00144589"/>
    <w:rsid w:val="001468CD"/>
    <w:rsid w:val="00147454"/>
    <w:rsid w:val="001476A3"/>
    <w:rsid w:val="00147E92"/>
    <w:rsid w:val="001509BD"/>
    <w:rsid w:val="00151E63"/>
    <w:rsid w:val="0015287C"/>
    <w:rsid w:val="00153E96"/>
    <w:rsid w:val="00154D0D"/>
    <w:rsid w:val="001609DB"/>
    <w:rsid w:val="00160EA4"/>
    <w:rsid w:val="00162218"/>
    <w:rsid w:val="001655A5"/>
    <w:rsid w:val="00166320"/>
    <w:rsid w:val="00166DBE"/>
    <w:rsid w:val="00167B8D"/>
    <w:rsid w:val="0017063C"/>
    <w:rsid w:val="00170E43"/>
    <w:rsid w:val="00171365"/>
    <w:rsid w:val="0017212E"/>
    <w:rsid w:val="001723E0"/>
    <w:rsid w:val="00172559"/>
    <w:rsid w:val="00172773"/>
    <w:rsid w:val="00172C9D"/>
    <w:rsid w:val="00173B1B"/>
    <w:rsid w:val="001741E2"/>
    <w:rsid w:val="0017463D"/>
    <w:rsid w:val="00174D94"/>
    <w:rsid w:val="001753E5"/>
    <w:rsid w:val="001774E0"/>
    <w:rsid w:val="00180886"/>
    <w:rsid w:val="001833F6"/>
    <w:rsid w:val="001843D1"/>
    <w:rsid w:val="00185948"/>
    <w:rsid w:val="0018731C"/>
    <w:rsid w:val="0018740A"/>
    <w:rsid w:val="00187DA5"/>
    <w:rsid w:val="00191937"/>
    <w:rsid w:val="00196A9E"/>
    <w:rsid w:val="001A03A7"/>
    <w:rsid w:val="001A141D"/>
    <w:rsid w:val="001A2CBA"/>
    <w:rsid w:val="001A4299"/>
    <w:rsid w:val="001A4517"/>
    <w:rsid w:val="001A5315"/>
    <w:rsid w:val="001A5BF6"/>
    <w:rsid w:val="001B05B6"/>
    <w:rsid w:val="001B1984"/>
    <w:rsid w:val="001B3DA5"/>
    <w:rsid w:val="001B6EE9"/>
    <w:rsid w:val="001C0B0C"/>
    <w:rsid w:val="001C155B"/>
    <w:rsid w:val="001C1FE1"/>
    <w:rsid w:val="001C2503"/>
    <w:rsid w:val="001C354B"/>
    <w:rsid w:val="001C382A"/>
    <w:rsid w:val="001C5109"/>
    <w:rsid w:val="001C7A92"/>
    <w:rsid w:val="001D1514"/>
    <w:rsid w:val="001D1A1F"/>
    <w:rsid w:val="001D2094"/>
    <w:rsid w:val="001D25DC"/>
    <w:rsid w:val="001D2B7E"/>
    <w:rsid w:val="001D3A44"/>
    <w:rsid w:val="001D4CE1"/>
    <w:rsid w:val="001D5F22"/>
    <w:rsid w:val="001D6693"/>
    <w:rsid w:val="001D6802"/>
    <w:rsid w:val="001D6B54"/>
    <w:rsid w:val="001D793C"/>
    <w:rsid w:val="001E08CF"/>
    <w:rsid w:val="001E0902"/>
    <w:rsid w:val="001E0AFA"/>
    <w:rsid w:val="001E0C2B"/>
    <w:rsid w:val="001E3D52"/>
    <w:rsid w:val="001E5494"/>
    <w:rsid w:val="001E5DFF"/>
    <w:rsid w:val="001F0DE2"/>
    <w:rsid w:val="001F166F"/>
    <w:rsid w:val="001F4469"/>
    <w:rsid w:val="001F4D42"/>
    <w:rsid w:val="001F64A0"/>
    <w:rsid w:val="001F6C8F"/>
    <w:rsid w:val="002001DB"/>
    <w:rsid w:val="002035F8"/>
    <w:rsid w:val="002046D9"/>
    <w:rsid w:val="00204E92"/>
    <w:rsid w:val="0020506D"/>
    <w:rsid w:val="0020671D"/>
    <w:rsid w:val="002072EE"/>
    <w:rsid w:val="00210732"/>
    <w:rsid w:val="00211352"/>
    <w:rsid w:val="00211D20"/>
    <w:rsid w:val="00213DC5"/>
    <w:rsid w:val="00214997"/>
    <w:rsid w:val="00215700"/>
    <w:rsid w:val="00216865"/>
    <w:rsid w:val="00217548"/>
    <w:rsid w:val="00217633"/>
    <w:rsid w:val="00217635"/>
    <w:rsid w:val="00217A60"/>
    <w:rsid w:val="002213F4"/>
    <w:rsid w:val="00221538"/>
    <w:rsid w:val="00222767"/>
    <w:rsid w:val="00222C56"/>
    <w:rsid w:val="002231EC"/>
    <w:rsid w:val="002233D2"/>
    <w:rsid w:val="00224726"/>
    <w:rsid w:val="00225AF7"/>
    <w:rsid w:val="002301CC"/>
    <w:rsid w:val="00230208"/>
    <w:rsid w:val="002312FA"/>
    <w:rsid w:val="00231489"/>
    <w:rsid w:val="00231883"/>
    <w:rsid w:val="002318D5"/>
    <w:rsid w:val="00232C4A"/>
    <w:rsid w:val="00240984"/>
    <w:rsid w:val="002415D3"/>
    <w:rsid w:val="00243C45"/>
    <w:rsid w:val="00244D0C"/>
    <w:rsid w:val="00245D3F"/>
    <w:rsid w:val="0024698A"/>
    <w:rsid w:val="002502E8"/>
    <w:rsid w:val="00255262"/>
    <w:rsid w:val="00256D3B"/>
    <w:rsid w:val="00262425"/>
    <w:rsid w:val="00263198"/>
    <w:rsid w:val="002638C2"/>
    <w:rsid w:val="0026399E"/>
    <w:rsid w:val="00263BBE"/>
    <w:rsid w:val="00264FE8"/>
    <w:rsid w:val="0026548E"/>
    <w:rsid w:val="0026556E"/>
    <w:rsid w:val="00265645"/>
    <w:rsid w:val="002656AF"/>
    <w:rsid w:val="002667B1"/>
    <w:rsid w:val="00266F49"/>
    <w:rsid w:val="002675E9"/>
    <w:rsid w:val="00267EF1"/>
    <w:rsid w:val="002701DE"/>
    <w:rsid w:val="002701E1"/>
    <w:rsid w:val="00270411"/>
    <w:rsid w:val="00271C78"/>
    <w:rsid w:val="00271D3D"/>
    <w:rsid w:val="002722A0"/>
    <w:rsid w:val="00272DA6"/>
    <w:rsid w:val="00274099"/>
    <w:rsid w:val="0027411B"/>
    <w:rsid w:val="00274E30"/>
    <w:rsid w:val="00280E6C"/>
    <w:rsid w:val="002811AD"/>
    <w:rsid w:val="002815DC"/>
    <w:rsid w:val="00282581"/>
    <w:rsid w:val="002836CC"/>
    <w:rsid w:val="002843B0"/>
    <w:rsid w:val="00287C5E"/>
    <w:rsid w:val="0029098B"/>
    <w:rsid w:val="0029356D"/>
    <w:rsid w:val="00294111"/>
    <w:rsid w:val="00294759"/>
    <w:rsid w:val="00294907"/>
    <w:rsid w:val="002979F3"/>
    <w:rsid w:val="002A0236"/>
    <w:rsid w:val="002A10F5"/>
    <w:rsid w:val="002A218E"/>
    <w:rsid w:val="002A3E05"/>
    <w:rsid w:val="002A3F2B"/>
    <w:rsid w:val="002A4A55"/>
    <w:rsid w:val="002A5C6A"/>
    <w:rsid w:val="002A6C5F"/>
    <w:rsid w:val="002A6E0C"/>
    <w:rsid w:val="002A7137"/>
    <w:rsid w:val="002B021F"/>
    <w:rsid w:val="002B127D"/>
    <w:rsid w:val="002B2BEF"/>
    <w:rsid w:val="002B2F3A"/>
    <w:rsid w:val="002B708D"/>
    <w:rsid w:val="002C02AC"/>
    <w:rsid w:val="002C2349"/>
    <w:rsid w:val="002C3730"/>
    <w:rsid w:val="002C4695"/>
    <w:rsid w:val="002C5680"/>
    <w:rsid w:val="002D09C1"/>
    <w:rsid w:val="002D1CB4"/>
    <w:rsid w:val="002D28E7"/>
    <w:rsid w:val="002D5635"/>
    <w:rsid w:val="002D5DB3"/>
    <w:rsid w:val="002E0C70"/>
    <w:rsid w:val="002E1601"/>
    <w:rsid w:val="002E1FE6"/>
    <w:rsid w:val="002E25CB"/>
    <w:rsid w:val="002E347F"/>
    <w:rsid w:val="002E5064"/>
    <w:rsid w:val="002E50E8"/>
    <w:rsid w:val="002E708B"/>
    <w:rsid w:val="002E7C30"/>
    <w:rsid w:val="002F0C0A"/>
    <w:rsid w:val="002F161B"/>
    <w:rsid w:val="002F2362"/>
    <w:rsid w:val="002F3608"/>
    <w:rsid w:val="002F37F1"/>
    <w:rsid w:val="002F5EDC"/>
    <w:rsid w:val="00301982"/>
    <w:rsid w:val="003038CA"/>
    <w:rsid w:val="00305A24"/>
    <w:rsid w:val="003066A7"/>
    <w:rsid w:val="0031089E"/>
    <w:rsid w:val="00312155"/>
    <w:rsid w:val="00314177"/>
    <w:rsid w:val="0031785B"/>
    <w:rsid w:val="00322ECF"/>
    <w:rsid w:val="00325061"/>
    <w:rsid w:val="00326CD3"/>
    <w:rsid w:val="00327141"/>
    <w:rsid w:val="00330564"/>
    <w:rsid w:val="00331AF0"/>
    <w:rsid w:val="00333656"/>
    <w:rsid w:val="003344C0"/>
    <w:rsid w:val="00335460"/>
    <w:rsid w:val="00335729"/>
    <w:rsid w:val="00335983"/>
    <w:rsid w:val="00336FA9"/>
    <w:rsid w:val="0034006C"/>
    <w:rsid w:val="00341722"/>
    <w:rsid w:val="0034221B"/>
    <w:rsid w:val="003439A7"/>
    <w:rsid w:val="003448ED"/>
    <w:rsid w:val="00344FAC"/>
    <w:rsid w:val="00346753"/>
    <w:rsid w:val="00346EE3"/>
    <w:rsid w:val="00351C0D"/>
    <w:rsid w:val="0035298E"/>
    <w:rsid w:val="003532A3"/>
    <w:rsid w:val="0035373B"/>
    <w:rsid w:val="00353812"/>
    <w:rsid w:val="00356405"/>
    <w:rsid w:val="003569F6"/>
    <w:rsid w:val="00357F46"/>
    <w:rsid w:val="00361FCE"/>
    <w:rsid w:val="00362794"/>
    <w:rsid w:val="00363599"/>
    <w:rsid w:val="003640EB"/>
    <w:rsid w:val="00364AE9"/>
    <w:rsid w:val="003656C9"/>
    <w:rsid w:val="003708D2"/>
    <w:rsid w:val="00371C38"/>
    <w:rsid w:val="00373C2A"/>
    <w:rsid w:val="00377DBF"/>
    <w:rsid w:val="0038004B"/>
    <w:rsid w:val="0038063E"/>
    <w:rsid w:val="0038104C"/>
    <w:rsid w:val="00381E05"/>
    <w:rsid w:val="00381F3E"/>
    <w:rsid w:val="0038250C"/>
    <w:rsid w:val="003828C1"/>
    <w:rsid w:val="0038462F"/>
    <w:rsid w:val="00384CF2"/>
    <w:rsid w:val="0038660F"/>
    <w:rsid w:val="003906C5"/>
    <w:rsid w:val="003906E8"/>
    <w:rsid w:val="00390B4E"/>
    <w:rsid w:val="00391C4F"/>
    <w:rsid w:val="00391E8F"/>
    <w:rsid w:val="003931A8"/>
    <w:rsid w:val="003935D6"/>
    <w:rsid w:val="00393A44"/>
    <w:rsid w:val="00393AC4"/>
    <w:rsid w:val="00394C54"/>
    <w:rsid w:val="00395CD4"/>
    <w:rsid w:val="003967D9"/>
    <w:rsid w:val="00396C87"/>
    <w:rsid w:val="00396C9F"/>
    <w:rsid w:val="003A4074"/>
    <w:rsid w:val="003A49A0"/>
    <w:rsid w:val="003A7A9A"/>
    <w:rsid w:val="003B0886"/>
    <w:rsid w:val="003B2E01"/>
    <w:rsid w:val="003B5439"/>
    <w:rsid w:val="003B631A"/>
    <w:rsid w:val="003B675C"/>
    <w:rsid w:val="003B6A27"/>
    <w:rsid w:val="003B72CF"/>
    <w:rsid w:val="003B7547"/>
    <w:rsid w:val="003B7E83"/>
    <w:rsid w:val="003C00AB"/>
    <w:rsid w:val="003C1842"/>
    <w:rsid w:val="003C1F10"/>
    <w:rsid w:val="003C2FCE"/>
    <w:rsid w:val="003C43B5"/>
    <w:rsid w:val="003C6DFC"/>
    <w:rsid w:val="003D1270"/>
    <w:rsid w:val="003D4D11"/>
    <w:rsid w:val="003D50A2"/>
    <w:rsid w:val="003D591A"/>
    <w:rsid w:val="003D5AC0"/>
    <w:rsid w:val="003D67B9"/>
    <w:rsid w:val="003D72B9"/>
    <w:rsid w:val="003D77B3"/>
    <w:rsid w:val="003D7BDF"/>
    <w:rsid w:val="003E12C8"/>
    <w:rsid w:val="003E14FD"/>
    <w:rsid w:val="003E199B"/>
    <w:rsid w:val="003E2F08"/>
    <w:rsid w:val="003E3209"/>
    <w:rsid w:val="003E44AD"/>
    <w:rsid w:val="003E5936"/>
    <w:rsid w:val="003E672F"/>
    <w:rsid w:val="003E7D46"/>
    <w:rsid w:val="003E7D53"/>
    <w:rsid w:val="003F1268"/>
    <w:rsid w:val="003F22AA"/>
    <w:rsid w:val="003F4D90"/>
    <w:rsid w:val="003F4DE4"/>
    <w:rsid w:val="003F59FD"/>
    <w:rsid w:val="003F5AC7"/>
    <w:rsid w:val="00400E63"/>
    <w:rsid w:val="00401CA3"/>
    <w:rsid w:val="0040271C"/>
    <w:rsid w:val="00402DB9"/>
    <w:rsid w:val="00404623"/>
    <w:rsid w:val="00404BE1"/>
    <w:rsid w:val="004051A5"/>
    <w:rsid w:val="0040560D"/>
    <w:rsid w:val="00405A25"/>
    <w:rsid w:val="00407EE8"/>
    <w:rsid w:val="00407F3A"/>
    <w:rsid w:val="00413A43"/>
    <w:rsid w:val="00414CB9"/>
    <w:rsid w:val="00416178"/>
    <w:rsid w:val="004204B2"/>
    <w:rsid w:val="00420E8E"/>
    <w:rsid w:val="00421884"/>
    <w:rsid w:val="00423395"/>
    <w:rsid w:val="004239FE"/>
    <w:rsid w:val="0042415A"/>
    <w:rsid w:val="00425562"/>
    <w:rsid w:val="00425E38"/>
    <w:rsid w:val="0043399C"/>
    <w:rsid w:val="0043699A"/>
    <w:rsid w:val="00440701"/>
    <w:rsid w:val="00441769"/>
    <w:rsid w:val="00442092"/>
    <w:rsid w:val="0044292C"/>
    <w:rsid w:val="00444195"/>
    <w:rsid w:val="0044431E"/>
    <w:rsid w:val="00445BCF"/>
    <w:rsid w:val="00446BA1"/>
    <w:rsid w:val="004472F4"/>
    <w:rsid w:val="004479EF"/>
    <w:rsid w:val="00447B7A"/>
    <w:rsid w:val="00450788"/>
    <w:rsid w:val="00450A53"/>
    <w:rsid w:val="00450FB9"/>
    <w:rsid w:val="00452163"/>
    <w:rsid w:val="00452C8B"/>
    <w:rsid w:val="00454536"/>
    <w:rsid w:val="00455855"/>
    <w:rsid w:val="0045643F"/>
    <w:rsid w:val="0045646B"/>
    <w:rsid w:val="00457933"/>
    <w:rsid w:val="00457C90"/>
    <w:rsid w:val="004605F5"/>
    <w:rsid w:val="004618E0"/>
    <w:rsid w:val="004632B7"/>
    <w:rsid w:val="004649F9"/>
    <w:rsid w:val="004660F4"/>
    <w:rsid w:val="004700BC"/>
    <w:rsid w:val="00472966"/>
    <w:rsid w:val="00475562"/>
    <w:rsid w:val="004755BF"/>
    <w:rsid w:val="004779C4"/>
    <w:rsid w:val="0048097C"/>
    <w:rsid w:val="00483C36"/>
    <w:rsid w:val="004852BF"/>
    <w:rsid w:val="004860A7"/>
    <w:rsid w:val="00487994"/>
    <w:rsid w:val="00492433"/>
    <w:rsid w:val="004930CA"/>
    <w:rsid w:val="00493310"/>
    <w:rsid w:val="004944D4"/>
    <w:rsid w:val="00496A5F"/>
    <w:rsid w:val="004978B8"/>
    <w:rsid w:val="004A02BD"/>
    <w:rsid w:val="004A27D5"/>
    <w:rsid w:val="004A2B93"/>
    <w:rsid w:val="004A2C0C"/>
    <w:rsid w:val="004A3F98"/>
    <w:rsid w:val="004A47EE"/>
    <w:rsid w:val="004A594B"/>
    <w:rsid w:val="004A5CE9"/>
    <w:rsid w:val="004A6746"/>
    <w:rsid w:val="004B23DB"/>
    <w:rsid w:val="004B248E"/>
    <w:rsid w:val="004B48A4"/>
    <w:rsid w:val="004B591A"/>
    <w:rsid w:val="004B6C22"/>
    <w:rsid w:val="004C0211"/>
    <w:rsid w:val="004C12BC"/>
    <w:rsid w:val="004C1AF6"/>
    <w:rsid w:val="004C2AE2"/>
    <w:rsid w:val="004C33E3"/>
    <w:rsid w:val="004C345E"/>
    <w:rsid w:val="004C4378"/>
    <w:rsid w:val="004C4EF3"/>
    <w:rsid w:val="004C614F"/>
    <w:rsid w:val="004C7C8A"/>
    <w:rsid w:val="004D15E6"/>
    <w:rsid w:val="004D1970"/>
    <w:rsid w:val="004D1CB5"/>
    <w:rsid w:val="004D1F86"/>
    <w:rsid w:val="004D25F4"/>
    <w:rsid w:val="004D2D40"/>
    <w:rsid w:val="004D568E"/>
    <w:rsid w:val="004D5D9A"/>
    <w:rsid w:val="004D631E"/>
    <w:rsid w:val="004D7392"/>
    <w:rsid w:val="004D7555"/>
    <w:rsid w:val="004E123C"/>
    <w:rsid w:val="004E2F54"/>
    <w:rsid w:val="004E3E48"/>
    <w:rsid w:val="004E404E"/>
    <w:rsid w:val="004E4D53"/>
    <w:rsid w:val="004E6928"/>
    <w:rsid w:val="004E6D60"/>
    <w:rsid w:val="004E7506"/>
    <w:rsid w:val="004F2D66"/>
    <w:rsid w:val="004F3154"/>
    <w:rsid w:val="004F36E7"/>
    <w:rsid w:val="004F3F4C"/>
    <w:rsid w:val="004F4CFA"/>
    <w:rsid w:val="004F72CC"/>
    <w:rsid w:val="004F746F"/>
    <w:rsid w:val="004F7684"/>
    <w:rsid w:val="004F7C40"/>
    <w:rsid w:val="00500921"/>
    <w:rsid w:val="00503D29"/>
    <w:rsid w:val="0050563E"/>
    <w:rsid w:val="0050592F"/>
    <w:rsid w:val="00505AFD"/>
    <w:rsid w:val="0050688B"/>
    <w:rsid w:val="00507F33"/>
    <w:rsid w:val="00510748"/>
    <w:rsid w:val="00511485"/>
    <w:rsid w:val="0051211E"/>
    <w:rsid w:val="00512F14"/>
    <w:rsid w:val="00514787"/>
    <w:rsid w:val="00515E4F"/>
    <w:rsid w:val="005161B8"/>
    <w:rsid w:val="00516960"/>
    <w:rsid w:val="0052020C"/>
    <w:rsid w:val="00520D0D"/>
    <w:rsid w:val="00520FFD"/>
    <w:rsid w:val="00521291"/>
    <w:rsid w:val="00521DC7"/>
    <w:rsid w:val="005231F8"/>
    <w:rsid w:val="005252F7"/>
    <w:rsid w:val="0052532F"/>
    <w:rsid w:val="0052784E"/>
    <w:rsid w:val="00530EEB"/>
    <w:rsid w:val="005318C1"/>
    <w:rsid w:val="00531C68"/>
    <w:rsid w:val="0053385F"/>
    <w:rsid w:val="00533ABF"/>
    <w:rsid w:val="00533D91"/>
    <w:rsid w:val="00540982"/>
    <w:rsid w:val="00540B04"/>
    <w:rsid w:val="00541248"/>
    <w:rsid w:val="00542B7A"/>
    <w:rsid w:val="005432B8"/>
    <w:rsid w:val="0054354F"/>
    <w:rsid w:val="00543A6E"/>
    <w:rsid w:val="00544462"/>
    <w:rsid w:val="005462CE"/>
    <w:rsid w:val="00550658"/>
    <w:rsid w:val="00551451"/>
    <w:rsid w:val="00551D97"/>
    <w:rsid w:val="00553CAC"/>
    <w:rsid w:val="00553E2C"/>
    <w:rsid w:val="00554582"/>
    <w:rsid w:val="00554A16"/>
    <w:rsid w:val="0055546B"/>
    <w:rsid w:val="00555D7D"/>
    <w:rsid w:val="00556ED2"/>
    <w:rsid w:val="00560A85"/>
    <w:rsid w:val="005618B9"/>
    <w:rsid w:val="00561F22"/>
    <w:rsid w:val="00564044"/>
    <w:rsid w:val="005642EB"/>
    <w:rsid w:val="0056495B"/>
    <w:rsid w:val="00564D44"/>
    <w:rsid w:val="005651CF"/>
    <w:rsid w:val="00565B70"/>
    <w:rsid w:val="00566BFB"/>
    <w:rsid w:val="0056734B"/>
    <w:rsid w:val="00567F2A"/>
    <w:rsid w:val="005700F9"/>
    <w:rsid w:val="00570ABE"/>
    <w:rsid w:val="00571AA0"/>
    <w:rsid w:val="005742A9"/>
    <w:rsid w:val="00574C59"/>
    <w:rsid w:val="00575CA7"/>
    <w:rsid w:val="00575EF6"/>
    <w:rsid w:val="005763D0"/>
    <w:rsid w:val="00576582"/>
    <w:rsid w:val="00576F58"/>
    <w:rsid w:val="00577777"/>
    <w:rsid w:val="005803D3"/>
    <w:rsid w:val="005813A5"/>
    <w:rsid w:val="005820BC"/>
    <w:rsid w:val="005823DE"/>
    <w:rsid w:val="005849CD"/>
    <w:rsid w:val="00584A74"/>
    <w:rsid w:val="00584F99"/>
    <w:rsid w:val="00590CAA"/>
    <w:rsid w:val="00591BE6"/>
    <w:rsid w:val="005927A3"/>
    <w:rsid w:val="00592818"/>
    <w:rsid w:val="00594A10"/>
    <w:rsid w:val="00595055"/>
    <w:rsid w:val="00595233"/>
    <w:rsid w:val="00595856"/>
    <w:rsid w:val="0059609C"/>
    <w:rsid w:val="005979D4"/>
    <w:rsid w:val="005A0826"/>
    <w:rsid w:val="005A0EF9"/>
    <w:rsid w:val="005A3114"/>
    <w:rsid w:val="005A3AC6"/>
    <w:rsid w:val="005A4EDE"/>
    <w:rsid w:val="005A6D22"/>
    <w:rsid w:val="005A7917"/>
    <w:rsid w:val="005B1F58"/>
    <w:rsid w:val="005B5C47"/>
    <w:rsid w:val="005B6369"/>
    <w:rsid w:val="005B7799"/>
    <w:rsid w:val="005B78FB"/>
    <w:rsid w:val="005C0EBA"/>
    <w:rsid w:val="005C1E92"/>
    <w:rsid w:val="005C48D0"/>
    <w:rsid w:val="005C5AC0"/>
    <w:rsid w:val="005C7986"/>
    <w:rsid w:val="005C7C53"/>
    <w:rsid w:val="005D298E"/>
    <w:rsid w:val="005D46BD"/>
    <w:rsid w:val="005D5D00"/>
    <w:rsid w:val="005D6D66"/>
    <w:rsid w:val="005D7D33"/>
    <w:rsid w:val="005D7E93"/>
    <w:rsid w:val="005E2077"/>
    <w:rsid w:val="005E3E38"/>
    <w:rsid w:val="005E3F9D"/>
    <w:rsid w:val="005E6633"/>
    <w:rsid w:val="005E6BFC"/>
    <w:rsid w:val="005E6D03"/>
    <w:rsid w:val="005E6DFD"/>
    <w:rsid w:val="005E6FA8"/>
    <w:rsid w:val="005F14EA"/>
    <w:rsid w:val="005F20EB"/>
    <w:rsid w:val="005F3944"/>
    <w:rsid w:val="005F5196"/>
    <w:rsid w:val="005F7B74"/>
    <w:rsid w:val="00601A8D"/>
    <w:rsid w:val="00602583"/>
    <w:rsid w:val="0060396A"/>
    <w:rsid w:val="0060421B"/>
    <w:rsid w:val="00605C8F"/>
    <w:rsid w:val="0060689E"/>
    <w:rsid w:val="0061072B"/>
    <w:rsid w:val="00610DFC"/>
    <w:rsid w:val="00612DC6"/>
    <w:rsid w:val="0061412D"/>
    <w:rsid w:val="00614391"/>
    <w:rsid w:val="0061554A"/>
    <w:rsid w:val="006155C9"/>
    <w:rsid w:val="00615D71"/>
    <w:rsid w:val="00615F7E"/>
    <w:rsid w:val="006160CB"/>
    <w:rsid w:val="00616AD0"/>
    <w:rsid w:val="00616EFA"/>
    <w:rsid w:val="006235F1"/>
    <w:rsid w:val="006238BF"/>
    <w:rsid w:val="006238E9"/>
    <w:rsid w:val="00624439"/>
    <w:rsid w:val="00624E40"/>
    <w:rsid w:val="00626EB0"/>
    <w:rsid w:val="00626F71"/>
    <w:rsid w:val="0063077C"/>
    <w:rsid w:val="00632382"/>
    <w:rsid w:val="006325AB"/>
    <w:rsid w:val="00633E5D"/>
    <w:rsid w:val="00634025"/>
    <w:rsid w:val="00635265"/>
    <w:rsid w:val="00637753"/>
    <w:rsid w:val="00637ACB"/>
    <w:rsid w:val="00640553"/>
    <w:rsid w:val="0064088D"/>
    <w:rsid w:val="00641074"/>
    <w:rsid w:val="00645B80"/>
    <w:rsid w:val="00645EC1"/>
    <w:rsid w:val="00646F58"/>
    <w:rsid w:val="00650CE4"/>
    <w:rsid w:val="006532B4"/>
    <w:rsid w:val="00654950"/>
    <w:rsid w:val="006552D1"/>
    <w:rsid w:val="006566A3"/>
    <w:rsid w:val="00657373"/>
    <w:rsid w:val="00657F17"/>
    <w:rsid w:val="00660483"/>
    <w:rsid w:val="006606FA"/>
    <w:rsid w:val="006614DF"/>
    <w:rsid w:val="00662231"/>
    <w:rsid w:val="00662436"/>
    <w:rsid w:val="00662CB4"/>
    <w:rsid w:val="00663924"/>
    <w:rsid w:val="00666097"/>
    <w:rsid w:val="006704DE"/>
    <w:rsid w:val="006705B3"/>
    <w:rsid w:val="00671CAD"/>
    <w:rsid w:val="00673ABB"/>
    <w:rsid w:val="00674A25"/>
    <w:rsid w:val="00674E1D"/>
    <w:rsid w:val="00675468"/>
    <w:rsid w:val="006768BE"/>
    <w:rsid w:val="00676C3C"/>
    <w:rsid w:val="00680A12"/>
    <w:rsid w:val="00682386"/>
    <w:rsid w:val="00686452"/>
    <w:rsid w:val="006870F8"/>
    <w:rsid w:val="0068791B"/>
    <w:rsid w:val="00690106"/>
    <w:rsid w:val="00690AC6"/>
    <w:rsid w:val="006911EC"/>
    <w:rsid w:val="0069218C"/>
    <w:rsid w:val="00692B29"/>
    <w:rsid w:val="00694622"/>
    <w:rsid w:val="00695AAB"/>
    <w:rsid w:val="0069712B"/>
    <w:rsid w:val="006A0C02"/>
    <w:rsid w:val="006A353F"/>
    <w:rsid w:val="006A355A"/>
    <w:rsid w:val="006A39AD"/>
    <w:rsid w:val="006A3B96"/>
    <w:rsid w:val="006A60B1"/>
    <w:rsid w:val="006A6236"/>
    <w:rsid w:val="006A6635"/>
    <w:rsid w:val="006A6734"/>
    <w:rsid w:val="006A6CE3"/>
    <w:rsid w:val="006A6EE2"/>
    <w:rsid w:val="006A7460"/>
    <w:rsid w:val="006B2182"/>
    <w:rsid w:val="006B2402"/>
    <w:rsid w:val="006B27AC"/>
    <w:rsid w:val="006B5009"/>
    <w:rsid w:val="006B518B"/>
    <w:rsid w:val="006B5E62"/>
    <w:rsid w:val="006B5F72"/>
    <w:rsid w:val="006C2526"/>
    <w:rsid w:val="006C2C1A"/>
    <w:rsid w:val="006C2D2D"/>
    <w:rsid w:val="006C3058"/>
    <w:rsid w:val="006C5FF9"/>
    <w:rsid w:val="006C660B"/>
    <w:rsid w:val="006C6A32"/>
    <w:rsid w:val="006D0046"/>
    <w:rsid w:val="006D1724"/>
    <w:rsid w:val="006D1F1B"/>
    <w:rsid w:val="006D2895"/>
    <w:rsid w:val="006D2CD8"/>
    <w:rsid w:val="006D6B63"/>
    <w:rsid w:val="006D6C5B"/>
    <w:rsid w:val="006E0043"/>
    <w:rsid w:val="006E02F0"/>
    <w:rsid w:val="006E0802"/>
    <w:rsid w:val="006E0849"/>
    <w:rsid w:val="006E1DF7"/>
    <w:rsid w:val="006E3E81"/>
    <w:rsid w:val="006F068D"/>
    <w:rsid w:val="006F078C"/>
    <w:rsid w:val="006F10BE"/>
    <w:rsid w:val="006F1DB0"/>
    <w:rsid w:val="006F1EF7"/>
    <w:rsid w:val="006F2940"/>
    <w:rsid w:val="006F3043"/>
    <w:rsid w:val="006F3134"/>
    <w:rsid w:val="006F3B2D"/>
    <w:rsid w:val="006F4D5F"/>
    <w:rsid w:val="006F77CB"/>
    <w:rsid w:val="006F7EFA"/>
    <w:rsid w:val="00701F5F"/>
    <w:rsid w:val="00704908"/>
    <w:rsid w:val="00704D99"/>
    <w:rsid w:val="00706883"/>
    <w:rsid w:val="0070781D"/>
    <w:rsid w:val="00707C41"/>
    <w:rsid w:val="00711D21"/>
    <w:rsid w:val="007131A8"/>
    <w:rsid w:val="007132CD"/>
    <w:rsid w:val="007138C2"/>
    <w:rsid w:val="00714B45"/>
    <w:rsid w:val="0071510E"/>
    <w:rsid w:val="00717AFA"/>
    <w:rsid w:val="00717B69"/>
    <w:rsid w:val="00720FEE"/>
    <w:rsid w:val="00721002"/>
    <w:rsid w:val="00722320"/>
    <w:rsid w:val="0072341B"/>
    <w:rsid w:val="00725987"/>
    <w:rsid w:val="007260B1"/>
    <w:rsid w:val="00730189"/>
    <w:rsid w:val="00732AFB"/>
    <w:rsid w:val="0073490F"/>
    <w:rsid w:val="00735D1F"/>
    <w:rsid w:val="007365B8"/>
    <w:rsid w:val="00737FE4"/>
    <w:rsid w:val="007408C4"/>
    <w:rsid w:val="00740EEE"/>
    <w:rsid w:val="00741D0D"/>
    <w:rsid w:val="007420FC"/>
    <w:rsid w:val="00742B1C"/>
    <w:rsid w:val="00744350"/>
    <w:rsid w:val="007456F6"/>
    <w:rsid w:val="0074623A"/>
    <w:rsid w:val="00746D12"/>
    <w:rsid w:val="00747122"/>
    <w:rsid w:val="00751774"/>
    <w:rsid w:val="00752940"/>
    <w:rsid w:val="00753331"/>
    <w:rsid w:val="00753A25"/>
    <w:rsid w:val="00754C94"/>
    <w:rsid w:val="00755B9F"/>
    <w:rsid w:val="00755F8A"/>
    <w:rsid w:val="00761B0B"/>
    <w:rsid w:val="0076307D"/>
    <w:rsid w:val="00765A39"/>
    <w:rsid w:val="00765FD3"/>
    <w:rsid w:val="0076656C"/>
    <w:rsid w:val="007674CD"/>
    <w:rsid w:val="00771383"/>
    <w:rsid w:val="007736A0"/>
    <w:rsid w:val="00773E40"/>
    <w:rsid w:val="00774319"/>
    <w:rsid w:val="00774530"/>
    <w:rsid w:val="007746DE"/>
    <w:rsid w:val="00775409"/>
    <w:rsid w:val="00777BAE"/>
    <w:rsid w:val="00780464"/>
    <w:rsid w:val="00780883"/>
    <w:rsid w:val="00780FA0"/>
    <w:rsid w:val="00781B54"/>
    <w:rsid w:val="00781CFE"/>
    <w:rsid w:val="00783499"/>
    <w:rsid w:val="0078502F"/>
    <w:rsid w:val="0078581A"/>
    <w:rsid w:val="00785C49"/>
    <w:rsid w:val="00787E1A"/>
    <w:rsid w:val="00792E6B"/>
    <w:rsid w:val="0079339F"/>
    <w:rsid w:val="00793902"/>
    <w:rsid w:val="00793D13"/>
    <w:rsid w:val="00796005"/>
    <w:rsid w:val="00797CE5"/>
    <w:rsid w:val="007A04AE"/>
    <w:rsid w:val="007A1B38"/>
    <w:rsid w:val="007A4BCA"/>
    <w:rsid w:val="007A68E5"/>
    <w:rsid w:val="007A6E11"/>
    <w:rsid w:val="007A70F6"/>
    <w:rsid w:val="007A7E24"/>
    <w:rsid w:val="007B05A3"/>
    <w:rsid w:val="007B0F59"/>
    <w:rsid w:val="007B2F05"/>
    <w:rsid w:val="007B7093"/>
    <w:rsid w:val="007B7B21"/>
    <w:rsid w:val="007C0461"/>
    <w:rsid w:val="007D00B5"/>
    <w:rsid w:val="007D3F5A"/>
    <w:rsid w:val="007D6E21"/>
    <w:rsid w:val="007E03FD"/>
    <w:rsid w:val="007E0CB2"/>
    <w:rsid w:val="007E1A69"/>
    <w:rsid w:val="007E27D9"/>
    <w:rsid w:val="007E36A2"/>
    <w:rsid w:val="007E506E"/>
    <w:rsid w:val="007E60C6"/>
    <w:rsid w:val="007E646A"/>
    <w:rsid w:val="007E681D"/>
    <w:rsid w:val="007E6A38"/>
    <w:rsid w:val="007F0BF8"/>
    <w:rsid w:val="007F1365"/>
    <w:rsid w:val="007F1753"/>
    <w:rsid w:val="007F29AF"/>
    <w:rsid w:val="007F3079"/>
    <w:rsid w:val="007F3624"/>
    <w:rsid w:val="007F51C0"/>
    <w:rsid w:val="007F54C1"/>
    <w:rsid w:val="007F61E4"/>
    <w:rsid w:val="007F6C9E"/>
    <w:rsid w:val="007F71CD"/>
    <w:rsid w:val="00800459"/>
    <w:rsid w:val="0080163C"/>
    <w:rsid w:val="008030D8"/>
    <w:rsid w:val="00803126"/>
    <w:rsid w:val="00803AC2"/>
    <w:rsid w:val="00803CA0"/>
    <w:rsid w:val="00803FF6"/>
    <w:rsid w:val="008063C6"/>
    <w:rsid w:val="008070A9"/>
    <w:rsid w:val="008109F5"/>
    <w:rsid w:val="00810E46"/>
    <w:rsid w:val="008144B8"/>
    <w:rsid w:val="0081466A"/>
    <w:rsid w:val="008150DF"/>
    <w:rsid w:val="0081523A"/>
    <w:rsid w:val="00816752"/>
    <w:rsid w:val="00817F02"/>
    <w:rsid w:val="008205E9"/>
    <w:rsid w:val="008206D2"/>
    <w:rsid w:val="00821385"/>
    <w:rsid w:val="00822887"/>
    <w:rsid w:val="00825D39"/>
    <w:rsid w:val="00827B7B"/>
    <w:rsid w:val="00827CFC"/>
    <w:rsid w:val="00830755"/>
    <w:rsid w:val="00831F0A"/>
    <w:rsid w:val="008323C4"/>
    <w:rsid w:val="00832EB7"/>
    <w:rsid w:val="00835E25"/>
    <w:rsid w:val="00837785"/>
    <w:rsid w:val="00841AA4"/>
    <w:rsid w:val="00842452"/>
    <w:rsid w:val="00843107"/>
    <w:rsid w:val="0084374D"/>
    <w:rsid w:val="00844463"/>
    <w:rsid w:val="00844499"/>
    <w:rsid w:val="0084479F"/>
    <w:rsid w:val="0084511C"/>
    <w:rsid w:val="00846674"/>
    <w:rsid w:val="008478D0"/>
    <w:rsid w:val="00847927"/>
    <w:rsid w:val="008504A9"/>
    <w:rsid w:val="008506B1"/>
    <w:rsid w:val="00851AF7"/>
    <w:rsid w:val="008560E5"/>
    <w:rsid w:val="00856518"/>
    <w:rsid w:val="00856DD9"/>
    <w:rsid w:val="00857884"/>
    <w:rsid w:val="00864138"/>
    <w:rsid w:val="00864CAA"/>
    <w:rsid w:val="00865A0E"/>
    <w:rsid w:val="008678D0"/>
    <w:rsid w:val="00870878"/>
    <w:rsid w:val="0087146E"/>
    <w:rsid w:val="00872B6F"/>
    <w:rsid w:val="008767FE"/>
    <w:rsid w:val="00876A5A"/>
    <w:rsid w:val="00877A4C"/>
    <w:rsid w:val="008817DC"/>
    <w:rsid w:val="00882C22"/>
    <w:rsid w:val="00883D1A"/>
    <w:rsid w:val="00886003"/>
    <w:rsid w:val="00886363"/>
    <w:rsid w:val="00887AB3"/>
    <w:rsid w:val="00891988"/>
    <w:rsid w:val="00891A57"/>
    <w:rsid w:val="008935D1"/>
    <w:rsid w:val="00894FE4"/>
    <w:rsid w:val="0089643F"/>
    <w:rsid w:val="00897D2F"/>
    <w:rsid w:val="008A08AA"/>
    <w:rsid w:val="008A0E66"/>
    <w:rsid w:val="008A253E"/>
    <w:rsid w:val="008A3141"/>
    <w:rsid w:val="008A3458"/>
    <w:rsid w:val="008A39AF"/>
    <w:rsid w:val="008A431C"/>
    <w:rsid w:val="008A4D36"/>
    <w:rsid w:val="008A5898"/>
    <w:rsid w:val="008A6210"/>
    <w:rsid w:val="008A693B"/>
    <w:rsid w:val="008A6E79"/>
    <w:rsid w:val="008B0D1A"/>
    <w:rsid w:val="008B3186"/>
    <w:rsid w:val="008B3562"/>
    <w:rsid w:val="008B4C2A"/>
    <w:rsid w:val="008B5E03"/>
    <w:rsid w:val="008B61AE"/>
    <w:rsid w:val="008C00A2"/>
    <w:rsid w:val="008C272E"/>
    <w:rsid w:val="008C288D"/>
    <w:rsid w:val="008C2F39"/>
    <w:rsid w:val="008C3953"/>
    <w:rsid w:val="008C3B67"/>
    <w:rsid w:val="008C5112"/>
    <w:rsid w:val="008C5BC8"/>
    <w:rsid w:val="008C6CD0"/>
    <w:rsid w:val="008C6E1E"/>
    <w:rsid w:val="008C7A5B"/>
    <w:rsid w:val="008C7C91"/>
    <w:rsid w:val="008D379C"/>
    <w:rsid w:val="008D5FEC"/>
    <w:rsid w:val="008D76C7"/>
    <w:rsid w:val="008D778B"/>
    <w:rsid w:val="008D77F9"/>
    <w:rsid w:val="008D7B0A"/>
    <w:rsid w:val="008E03B4"/>
    <w:rsid w:val="008E0B95"/>
    <w:rsid w:val="008E3889"/>
    <w:rsid w:val="008E41FE"/>
    <w:rsid w:val="008E5CE0"/>
    <w:rsid w:val="008E6690"/>
    <w:rsid w:val="008E6ABD"/>
    <w:rsid w:val="008F02AD"/>
    <w:rsid w:val="008F0C0C"/>
    <w:rsid w:val="008F18F4"/>
    <w:rsid w:val="008F1E97"/>
    <w:rsid w:val="008F4C8B"/>
    <w:rsid w:val="008F4E1E"/>
    <w:rsid w:val="008F5B8E"/>
    <w:rsid w:val="008F63F6"/>
    <w:rsid w:val="008F730C"/>
    <w:rsid w:val="009001BC"/>
    <w:rsid w:val="009005AC"/>
    <w:rsid w:val="0090064B"/>
    <w:rsid w:val="00900C53"/>
    <w:rsid w:val="009011FF"/>
    <w:rsid w:val="00902666"/>
    <w:rsid w:val="00902740"/>
    <w:rsid w:val="009033EF"/>
    <w:rsid w:val="0090380D"/>
    <w:rsid w:val="009043AF"/>
    <w:rsid w:val="00905A9C"/>
    <w:rsid w:val="009067A2"/>
    <w:rsid w:val="00910F14"/>
    <w:rsid w:val="009112E3"/>
    <w:rsid w:val="00913A2E"/>
    <w:rsid w:val="00913DAF"/>
    <w:rsid w:val="00916A47"/>
    <w:rsid w:val="00927BCF"/>
    <w:rsid w:val="0093120E"/>
    <w:rsid w:val="0093217E"/>
    <w:rsid w:val="00932609"/>
    <w:rsid w:val="00933113"/>
    <w:rsid w:val="00933ED0"/>
    <w:rsid w:val="00935DE1"/>
    <w:rsid w:val="0093752E"/>
    <w:rsid w:val="00941330"/>
    <w:rsid w:val="009413BA"/>
    <w:rsid w:val="009416C2"/>
    <w:rsid w:val="0094173B"/>
    <w:rsid w:val="00941AF7"/>
    <w:rsid w:val="00941EF6"/>
    <w:rsid w:val="00943221"/>
    <w:rsid w:val="009435E0"/>
    <w:rsid w:val="0094405D"/>
    <w:rsid w:val="00944399"/>
    <w:rsid w:val="00944BDD"/>
    <w:rsid w:val="00944E6B"/>
    <w:rsid w:val="00945AD9"/>
    <w:rsid w:val="00950416"/>
    <w:rsid w:val="009507A4"/>
    <w:rsid w:val="0095083D"/>
    <w:rsid w:val="0095114A"/>
    <w:rsid w:val="009529F1"/>
    <w:rsid w:val="009536B4"/>
    <w:rsid w:val="00957550"/>
    <w:rsid w:val="009576F4"/>
    <w:rsid w:val="00957758"/>
    <w:rsid w:val="009604EB"/>
    <w:rsid w:val="00960DF3"/>
    <w:rsid w:val="00961118"/>
    <w:rsid w:val="0096369F"/>
    <w:rsid w:val="009676C9"/>
    <w:rsid w:val="00967D15"/>
    <w:rsid w:val="00971FCB"/>
    <w:rsid w:val="00972E37"/>
    <w:rsid w:val="00974399"/>
    <w:rsid w:val="009755AC"/>
    <w:rsid w:val="00976749"/>
    <w:rsid w:val="00976A9F"/>
    <w:rsid w:val="00980F7C"/>
    <w:rsid w:val="00983E57"/>
    <w:rsid w:val="00984EB9"/>
    <w:rsid w:val="009874FC"/>
    <w:rsid w:val="0099017C"/>
    <w:rsid w:val="009901D6"/>
    <w:rsid w:val="009906B0"/>
    <w:rsid w:val="00991169"/>
    <w:rsid w:val="00992BDB"/>
    <w:rsid w:val="00992CFB"/>
    <w:rsid w:val="0099343F"/>
    <w:rsid w:val="00996969"/>
    <w:rsid w:val="009A06BB"/>
    <w:rsid w:val="009A14B9"/>
    <w:rsid w:val="009A1602"/>
    <w:rsid w:val="009A38DE"/>
    <w:rsid w:val="009A38FF"/>
    <w:rsid w:val="009A4BB7"/>
    <w:rsid w:val="009B0F50"/>
    <w:rsid w:val="009B1239"/>
    <w:rsid w:val="009B27F8"/>
    <w:rsid w:val="009B4772"/>
    <w:rsid w:val="009B693A"/>
    <w:rsid w:val="009C0055"/>
    <w:rsid w:val="009C0649"/>
    <w:rsid w:val="009C1217"/>
    <w:rsid w:val="009C1E0E"/>
    <w:rsid w:val="009C1ED8"/>
    <w:rsid w:val="009C2BD8"/>
    <w:rsid w:val="009C47C6"/>
    <w:rsid w:val="009C4B98"/>
    <w:rsid w:val="009C7599"/>
    <w:rsid w:val="009C7FFB"/>
    <w:rsid w:val="009D25E6"/>
    <w:rsid w:val="009D31E6"/>
    <w:rsid w:val="009D437D"/>
    <w:rsid w:val="009D43D0"/>
    <w:rsid w:val="009D60FD"/>
    <w:rsid w:val="009D6B77"/>
    <w:rsid w:val="009D6FB7"/>
    <w:rsid w:val="009D780A"/>
    <w:rsid w:val="009E2840"/>
    <w:rsid w:val="009E4469"/>
    <w:rsid w:val="009E4E4E"/>
    <w:rsid w:val="009E6A30"/>
    <w:rsid w:val="009F2B11"/>
    <w:rsid w:val="009F395D"/>
    <w:rsid w:val="009F6B62"/>
    <w:rsid w:val="009F714B"/>
    <w:rsid w:val="009F7278"/>
    <w:rsid w:val="00A00199"/>
    <w:rsid w:val="00A01933"/>
    <w:rsid w:val="00A02F78"/>
    <w:rsid w:val="00A034C2"/>
    <w:rsid w:val="00A0378A"/>
    <w:rsid w:val="00A057AD"/>
    <w:rsid w:val="00A05932"/>
    <w:rsid w:val="00A079E9"/>
    <w:rsid w:val="00A11590"/>
    <w:rsid w:val="00A12CC6"/>
    <w:rsid w:val="00A12D3B"/>
    <w:rsid w:val="00A13EC9"/>
    <w:rsid w:val="00A15BBB"/>
    <w:rsid w:val="00A1689E"/>
    <w:rsid w:val="00A20E32"/>
    <w:rsid w:val="00A21020"/>
    <w:rsid w:val="00A21197"/>
    <w:rsid w:val="00A233FD"/>
    <w:rsid w:val="00A237E0"/>
    <w:rsid w:val="00A25633"/>
    <w:rsid w:val="00A25B61"/>
    <w:rsid w:val="00A261BF"/>
    <w:rsid w:val="00A26777"/>
    <w:rsid w:val="00A3098F"/>
    <w:rsid w:val="00A3130A"/>
    <w:rsid w:val="00A3141D"/>
    <w:rsid w:val="00A32C37"/>
    <w:rsid w:val="00A34B06"/>
    <w:rsid w:val="00A35CD1"/>
    <w:rsid w:val="00A363C6"/>
    <w:rsid w:val="00A369F2"/>
    <w:rsid w:val="00A402C9"/>
    <w:rsid w:val="00A41135"/>
    <w:rsid w:val="00A41B18"/>
    <w:rsid w:val="00A423A5"/>
    <w:rsid w:val="00A448D4"/>
    <w:rsid w:val="00A450C9"/>
    <w:rsid w:val="00A469AE"/>
    <w:rsid w:val="00A46FF1"/>
    <w:rsid w:val="00A4773F"/>
    <w:rsid w:val="00A503B0"/>
    <w:rsid w:val="00A53C08"/>
    <w:rsid w:val="00A53C7B"/>
    <w:rsid w:val="00A565AF"/>
    <w:rsid w:val="00A57417"/>
    <w:rsid w:val="00A60AA2"/>
    <w:rsid w:val="00A63FE0"/>
    <w:rsid w:val="00A70B32"/>
    <w:rsid w:val="00A7114C"/>
    <w:rsid w:val="00A721D6"/>
    <w:rsid w:val="00A72C16"/>
    <w:rsid w:val="00A747DF"/>
    <w:rsid w:val="00A759C5"/>
    <w:rsid w:val="00A81268"/>
    <w:rsid w:val="00A82BA0"/>
    <w:rsid w:val="00A838FB"/>
    <w:rsid w:val="00A8490A"/>
    <w:rsid w:val="00A84FC9"/>
    <w:rsid w:val="00A87D4B"/>
    <w:rsid w:val="00A932E5"/>
    <w:rsid w:val="00A95530"/>
    <w:rsid w:val="00A96F16"/>
    <w:rsid w:val="00A96F55"/>
    <w:rsid w:val="00AA0317"/>
    <w:rsid w:val="00AA2BF5"/>
    <w:rsid w:val="00AA322D"/>
    <w:rsid w:val="00AA5B5C"/>
    <w:rsid w:val="00AA647B"/>
    <w:rsid w:val="00AA764A"/>
    <w:rsid w:val="00AB0CFD"/>
    <w:rsid w:val="00AB1A84"/>
    <w:rsid w:val="00AB1AC9"/>
    <w:rsid w:val="00AB431E"/>
    <w:rsid w:val="00AB4C88"/>
    <w:rsid w:val="00AB5AF3"/>
    <w:rsid w:val="00AC1E43"/>
    <w:rsid w:val="00AC21A0"/>
    <w:rsid w:val="00AC2261"/>
    <w:rsid w:val="00AC2293"/>
    <w:rsid w:val="00AC2A22"/>
    <w:rsid w:val="00AC347D"/>
    <w:rsid w:val="00AC4A92"/>
    <w:rsid w:val="00AC4B61"/>
    <w:rsid w:val="00AC5183"/>
    <w:rsid w:val="00AC72D1"/>
    <w:rsid w:val="00AC7A7C"/>
    <w:rsid w:val="00AD25E8"/>
    <w:rsid w:val="00AD315C"/>
    <w:rsid w:val="00AD4557"/>
    <w:rsid w:val="00AD4DD4"/>
    <w:rsid w:val="00AE1121"/>
    <w:rsid w:val="00AE22C8"/>
    <w:rsid w:val="00AE33AD"/>
    <w:rsid w:val="00AE4211"/>
    <w:rsid w:val="00AE5041"/>
    <w:rsid w:val="00AE61DD"/>
    <w:rsid w:val="00AE7BC1"/>
    <w:rsid w:val="00AF3B43"/>
    <w:rsid w:val="00AF68E7"/>
    <w:rsid w:val="00B06EA3"/>
    <w:rsid w:val="00B110F1"/>
    <w:rsid w:val="00B1470A"/>
    <w:rsid w:val="00B14E05"/>
    <w:rsid w:val="00B151BA"/>
    <w:rsid w:val="00B167BE"/>
    <w:rsid w:val="00B1733C"/>
    <w:rsid w:val="00B21285"/>
    <w:rsid w:val="00B21AF5"/>
    <w:rsid w:val="00B2276A"/>
    <w:rsid w:val="00B23474"/>
    <w:rsid w:val="00B24921"/>
    <w:rsid w:val="00B26578"/>
    <w:rsid w:val="00B306FD"/>
    <w:rsid w:val="00B31079"/>
    <w:rsid w:val="00B321A4"/>
    <w:rsid w:val="00B33947"/>
    <w:rsid w:val="00B34EF1"/>
    <w:rsid w:val="00B40A87"/>
    <w:rsid w:val="00B40E38"/>
    <w:rsid w:val="00B41145"/>
    <w:rsid w:val="00B41C0C"/>
    <w:rsid w:val="00B431B2"/>
    <w:rsid w:val="00B4483E"/>
    <w:rsid w:val="00B44AFE"/>
    <w:rsid w:val="00B44BAC"/>
    <w:rsid w:val="00B45362"/>
    <w:rsid w:val="00B45749"/>
    <w:rsid w:val="00B4707D"/>
    <w:rsid w:val="00B47E3B"/>
    <w:rsid w:val="00B500D2"/>
    <w:rsid w:val="00B5171A"/>
    <w:rsid w:val="00B51886"/>
    <w:rsid w:val="00B51BC0"/>
    <w:rsid w:val="00B5354F"/>
    <w:rsid w:val="00B5669C"/>
    <w:rsid w:val="00B575FA"/>
    <w:rsid w:val="00B61FE3"/>
    <w:rsid w:val="00B6317E"/>
    <w:rsid w:val="00B6454E"/>
    <w:rsid w:val="00B65573"/>
    <w:rsid w:val="00B70C0E"/>
    <w:rsid w:val="00B71A44"/>
    <w:rsid w:val="00B72259"/>
    <w:rsid w:val="00B73787"/>
    <w:rsid w:val="00B7442B"/>
    <w:rsid w:val="00B74520"/>
    <w:rsid w:val="00B7479C"/>
    <w:rsid w:val="00B80693"/>
    <w:rsid w:val="00B815E7"/>
    <w:rsid w:val="00B8321C"/>
    <w:rsid w:val="00B83E68"/>
    <w:rsid w:val="00B841C8"/>
    <w:rsid w:val="00B857A0"/>
    <w:rsid w:val="00B87640"/>
    <w:rsid w:val="00B90805"/>
    <w:rsid w:val="00B921E0"/>
    <w:rsid w:val="00B94F83"/>
    <w:rsid w:val="00B94FF5"/>
    <w:rsid w:val="00B95298"/>
    <w:rsid w:val="00BA4500"/>
    <w:rsid w:val="00BA7CA4"/>
    <w:rsid w:val="00BB0502"/>
    <w:rsid w:val="00BB4AF6"/>
    <w:rsid w:val="00BB4FD0"/>
    <w:rsid w:val="00BB52F9"/>
    <w:rsid w:val="00BB568D"/>
    <w:rsid w:val="00BB5E6E"/>
    <w:rsid w:val="00BB743D"/>
    <w:rsid w:val="00BC177C"/>
    <w:rsid w:val="00BC195C"/>
    <w:rsid w:val="00BC3106"/>
    <w:rsid w:val="00BC3227"/>
    <w:rsid w:val="00BC4F15"/>
    <w:rsid w:val="00BC5240"/>
    <w:rsid w:val="00BC6219"/>
    <w:rsid w:val="00BC7C21"/>
    <w:rsid w:val="00BD0CFE"/>
    <w:rsid w:val="00BD122C"/>
    <w:rsid w:val="00BD1B7A"/>
    <w:rsid w:val="00BD1F48"/>
    <w:rsid w:val="00BD370C"/>
    <w:rsid w:val="00BD3E1E"/>
    <w:rsid w:val="00BD4764"/>
    <w:rsid w:val="00BD4DF5"/>
    <w:rsid w:val="00BD56CE"/>
    <w:rsid w:val="00BD6742"/>
    <w:rsid w:val="00BD6D8F"/>
    <w:rsid w:val="00BD7FED"/>
    <w:rsid w:val="00BE09C0"/>
    <w:rsid w:val="00BE47C2"/>
    <w:rsid w:val="00BE4E43"/>
    <w:rsid w:val="00BE609E"/>
    <w:rsid w:val="00BE70BC"/>
    <w:rsid w:val="00BF05CD"/>
    <w:rsid w:val="00BF0C69"/>
    <w:rsid w:val="00BF2599"/>
    <w:rsid w:val="00BF3E8A"/>
    <w:rsid w:val="00BF4181"/>
    <w:rsid w:val="00BF43D6"/>
    <w:rsid w:val="00BF5748"/>
    <w:rsid w:val="00BF602E"/>
    <w:rsid w:val="00BF61C6"/>
    <w:rsid w:val="00C029D3"/>
    <w:rsid w:val="00C05495"/>
    <w:rsid w:val="00C05838"/>
    <w:rsid w:val="00C058A8"/>
    <w:rsid w:val="00C06687"/>
    <w:rsid w:val="00C072D2"/>
    <w:rsid w:val="00C07452"/>
    <w:rsid w:val="00C07954"/>
    <w:rsid w:val="00C07FC5"/>
    <w:rsid w:val="00C11A5F"/>
    <w:rsid w:val="00C11C44"/>
    <w:rsid w:val="00C12487"/>
    <w:rsid w:val="00C135A6"/>
    <w:rsid w:val="00C139BA"/>
    <w:rsid w:val="00C1400F"/>
    <w:rsid w:val="00C1438C"/>
    <w:rsid w:val="00C15256"/>
    <w:rsid w:val="00C15B99"/>
    <w:rsid w:val="00C15C28"/>
    <w:rsid w:val="00C172DD"/>
    <w:rsid w:val="00C2005A"/>
    <w:rsid w:val="00C2023E"/>
    <w:rsid w:val="00C240E0"/>
    <w:rsid w:val="00C241C5"/>
    <w:rsid w:val="00C24732"/>
    <w:rsid w:val="00C24FBC"/>
    <w:rsid w:val="00C272ED"/>
    <w:rsid w:val="00C27D9B"/>
    <w:rsid w:val="00C3395C"/>
    <w:rsid w:val="00C34EAD"/>
    <w:rsid w:val="00C359D8"/>
    <w:rsid w:val="00C370DE"/>
    <w:rsid w:val="00C37C3A"/>
    <w:rsid w:val="00C40305"/>
    <w:rsid w:val="00C43929"/>
    <w:rsid w:val="00C43954"/>
    <w:rsid w:val="00C43F53"/>
    <w:rsid w:val="00C4510B"/>
    <w:rsid w:val="00C45ABE"/>
    <w:rsid w:val="00C45EC7"/>
    <w:rsid w:val="00C46B52"/>
    <w:rsid w:val="00C5011A"/>
    <w:rsid w:val="00C54B15"/>
    <w:rsid w:val="00C55AFC"/>
    <w:rsid w:val="00C57851"/>
    <w:rsid w:val="00C60C14"/>
    <w:rsid w:val="00C60CE3"/>
    <w:rsid w:val="00C62276"/>
    <w:rsid w:val="00C62D58"/>
    <w:rsid w:val="00C644F3"/>
    <w:rsid w:val="00C6496E"/>
    <w:rsid w:val="00C64E50"/>
    <w:rsid w:val="00C67018"/>
    <w:rsid w:val="00C718FD"/>
    <w:rsid w:val="00C71CC5"/>
    <w:rsid w:val="00C75EA9"/>
    <w:rsid w:val="00C77A42"/>
    <w:rsid w:val="00C77D87"/>
    <w:rsid w:val="00C81292"/>
    <w:rsid w:val="00C82A54"/>
    <w:rsid w:val="00C847BB"/>
    <w:rsid w:val="00C872BD"/>
    <w:rsid w:val="00C879B1"/>
    <w:rsid w:val="00C87FC2"/>
    <w:rsid w:val="00C911C2"/>
    <w:rsid w:val="00C91BC2"/>
    <w:rsid w:val="00C92520"/>
    <w:rsid w:val="00C934AC"/>
    <w:rsid w:val="00C93EC9"/>
    <w:rsid w:val="00C94ACE"/>
    <w:rsid w:val="00C95217"/>
    <w:rsid w:val="00C955BE"/>
    <w:rsid w:val="00C95FF2"/>
    <w:rsid w:val="00C972B6"/>
    <w:rsid w:val="00CA005D"/>
    <w:rsid w:val="00CA1338"/>
    <w:rsid w:val="00CA3E5B"/>
    <w:rsid w:val="00CA5743"/>
    <w:rsid w:val="00CA5953"/>
    <w:rsid w:val="00CA5F2F"/>
    <w:rsid w:val="00CA6152"/>
    <w:rsid w:val="00CB764F"/>
    <w:rsid w:val="00CC0BDB"/>
    <w:rsid w:val="00CC2C60"/>
    <w:rsid w:val="00CC3EA5"/>
    <w:rsid w:val="00CC4951"/>
    <w:rsid w:val="00CC551D"/>
    <w:rsid w:val="00CC66AB"/>
    <w:rsid w:val="00CD1367"/>
    <w:rsid w:val="00CD41D8"/>
    <w:rsid w:val="00CD43DC"/>
    <w:rsid w:val="00CD5964"/>
    <w:rsid w:val="00CE1F20"/>
    <w:rsid w:val="00CE2382"/>
    <w:rsid w:val="00CE38C2"/>
    <w:rsid w:val="00CE5CAC"/>
    <w:rsid w:val="00CE5D73"/>
    <w:rsid w:val="00CE7043"/>
    <w:rsid w:val="00CF02C1"/>
    <w:rsid w:val="00CF19BA"/>
    <w:rsid w:val="00CF33F8"/>
    <w:rsid w:val="00D0103C"/>
    <w:rsid w:val="00D01BBB"/>
    <w:rsid w:val="00D050C7"/>
    <w:rsid w:val="00D069E9"/>
    <w:rsid w:val="00D123EB"/>
    <w:rsid w:val="00D130B0"/>
    <w:rsid w:val="00D14494"/>
    <w:rsid w:val="00D14C67"/>
    <w:rsid w:val="00D15A4C"/>
    <w:rsid w:val="00D15FF3"/>
    <w:rsid w:val="00D2051F"/>
    <w:rsid w:val="00D20812"/>
    <w:rsid w:val="00D235AD"/>
    <w:rsid w:val="00D24BA0"/>
    <w:rsid w:val="00D2515B"/>
    <w:rsid w:val="00D25B7F"/>
    <w:rsid w:val="00D2612D"/>
    <w:rsid w:val="00D261D2"/>
    <w:rsid w:val="00D27378"/>
    <w:rsid w:val="00D27EF8"/>
    <w:rsid w:val="00D3037E"/>
    <w:rsid w:val="00D30868"/>
    <w:rsid w:val="00D33012"/>
    <w:rsid w:val="00D33DC2"/>
    <w:rsid w:val="00D35CD7"/>
    <w:rsid w:val="00D365A9"/>
    <w:rsid w:val="00D37BB6"/>
    <w:rsid w:val="00D405EF"/>
    <w:rsid w:val="00D4062D"/>
    <w:rsid w:val="00D43A2B"/>
    <w:rsid w:val="00D527C8"/>
    <w:rsid w:val="00D53144"/>
    <w:rsid w:val="00D56589"/>
    <w:rsid w:val="00D56600"/>
    <w:rsid w:val="00D5668A"/>
    <w:rsid w:val="00D56D8F"/>
    <w:rsid w:val="00D606F3"/>
    <w:rsid w:val="00D61AE4"/>
    <w:rsid w:val="00D61FB0"/>
    <w:rsid w:val="00D628BE"/>
    <w:rsid w:val="00D65AC9"/>
    <w:rsid w:val="00D65C09"/>
    <w:rsid w:val="00D670A0"/>
    <w:rsid w:val="00D70742"/>
    <w:rsid w:val="00D73C1B"/>
    <w:rsid w:val="00D748EB"/>
    <w:rsid w:val="00D7608D"/>
    <w:rsid w:val="00D77357"/>
    <w:rsid w:val="00D77554"/>
    <w:rsid w:val="00D8038A"/>
    <w:rsid w:val="00D81054"/>
    <w:rsid w:val="00D8480D"/>
    <w:rsid w:val="00D84FC6"/>
    <w:rsid w:val="00D85DFE"/>
    <w:rsid w:val="00D86737"/>
    <w:rsid w:val="00D86AC5"/>
    <w:rsid w:val="00D90863"/>
    <w:rsid w:val="00D90E35"/>
    <w:rsid w:val="00D934EB"/>
    <w:rsid w:val="00D93BA7"/>
    <w:rsid w:val="00D960AE"/>
    <w:rsid w:val="00D97AD0"/>
    <w:rsid w:val="00D97BB1"/>
    <w:rsid w:val="00DA14AA"/>
    <w:rsid w:val="00DA29ED"/>
    <w:rsid w:val="00DA30BC"/>
    <w:rsid w:val="00DA3CAE"/>
    <w:rsid w:val="00DA5CB8"/>
    <w:rsid w:val="00DA6A90"/>
    <w:rsid w:val="00DB0001"/>
    <w:rsid w:val="00DB245B"/>
    <w:rsid w:val="00DB35C6"/>
    <w:rsid w:val="00DB3957"/>
    <w:rsid w:val="00DB6194"/>
    <w:rsid w:val="00DB7063"/>
    <w:rsid w:val="00DB7228"/>
    <w:rsid w:val="00DC02B1"/>
    <w:rsid w:val="00DC0373"/>
    <w:rsid w:val="00DC1754"/>
    <w:rsid w:val="00DC23E3"/>
    <w:rsid w:val="00DC28D8"/>
    <w:rsid w:val="00DC2ADB"/>
    <w:rsid w:val="00DC3229"/>
    <w:rsid w:val="00DC35E5"/>
    <w:rsid w:val="00DC41E1"/>
    <w:rsid w:val="00DC64D6"/>
    <w:rsid w:val="00DC6B3F"/>
    <w:rsid w:val="00DD0701"/>
    <w:rsid w:val="00DD2073"/>
    <w:rsid w:val="00DD3463"/>
    <w:rsid w:val="00DD46A7"/>
    <w:rsid w:val="00DD48F1"/>
    <w:rsid w:val="00DD4B22"/>
    <w:rsid w:val="00DD579A"/>
    <w:rsid w:val="00DD5DF3"/>
    <w:rsid w:val="00DE0911"/>
    <w:rsid w:val="00DE1119"/>
    <w:rsid w:val="00DE1434"/>
    <w:rsid w:val="00DE14D6"/>
    <w:rsid w:val="00DE2F4E"/>
    <w:rsid w:val="00DE338D"/>
    <w:rsid w:val="00DF0E07"/>
    <w:rsid w:val="00DF16D8"/>
    <w:rsid w:val="00DF23B0"/>
    <w:rsid w:val="00DF324C"/>
    <w:rsid w:val="00DF7542"/>
    <w:rsid w:val="00E009E3"/>
    <w:rsid w:val="00E01595"/>
    <w:rsid w:val="00E01720"/>
    <w:rsid w:val="00E0195B"/>
    <w:rsid w:val="00E02C0B"/>
    <w:rsid w:val="00E03304"/>
    <w:rsid w:val="00E03652"/>
    <w:rsid w:val="00E03835"/>
    <w:rsid w:val="00E03C35"/>
    <w:rsid w:val="00E07546"/>
    <w:rsid w:val="00E07BC7"/>
    <w:rsid w:val="00E10716"/>
    <w:rsid w:val="00E12B1A"/>
    <w:rsid w:val="00E16052"/>
    <w:rsid w:val="00E163A3"/>
    <w:rsid w:val="00E174F3"/>
    <w:rsid w:val="00E23285"/>
    <w:rsid w:val="00E241F3"/>
    <w:rsid w:val="00E24C4A"/>
    <w:rsid w:val="00E30195"/>
    <w:rsid w:val="00E311D7"/>
    <w:rsid w:val="00E319E9"/>
    <w:rsid w:val="00E33651"/>
    <w:rsid w:val="00E35A48"/>
    <w:rsid w:val="00E37538"/>
    <w:rsid w:val="00E41314"/>
    <w:rsid w:val="00E4263E"/>
    <w:rsid w:val="00E43CAD"/>
    <w:rsid w:val="00E469C9"/>
    <w:rsid w:val="00E50698"/>
    <w:rsid w:val="00E50B36"/>
    <w:rsid w:val="00E5184C"/>
    <w:rsid w:val="00E51EF6"/>
    <w:rsid w:val="00E527D5"/>
    <w:rsid w:val="00E53DAE"/>
    <w:rsid w:val="00E54047"/>
    <w:rsid w:val="00E5459C"/>
    <w:rsid w:val="00E548AE"/>
    <w:rsid w:val="00E56253"/>
    <w:rsid w:val="00E56F1A"/>
    <w:rsid w:val="00E606C2"/>
    <w:rsid w:val="00E61322"/>
    <w:rsid w:val="00E62273"/>
    <w:rsid w:val="00E627B4"/>
    <w:rsid w:val="00E6376F"/>
    <w:rsid w:val="00E63A98"/>
    <w:rsid w:val="00E63D98"/>
    <w:rsid w:val="00E64C7B"/>
    <w:rsid w:val="00E704A2"/>
    <w:rsid w:val="00E70E38"/>
    <w:rsid w:val="00E7107B"/>
    <w:rsid w:val="00E732FE"/>
    <w:rsid w:val="00E742C9"/>
    <w:rsid w:val="00E75267"/>
    <w:rsid w:val="00E76AE7"/>
    <w:rsid w:val="00E77DF0"/>
    <w:rsid w:val="00E80CD5"/>
    <w:rsid w:val="00E80DE6"/>
    <w:rsid w:val="00E81BBF"/>
    <w:rsid w:val="00E82B63"/>
    <w:rsid w:val="00E839B8"/>
    <w:rsid w:val="00E83F91"/>
    <w:rsid w:val="00E851C7"/>
    <w:rsid w:val="00E854C9"/>
    <w:rsid w:val="00E85C0D"/>
    <w:rsid w:val="00E86232"/>
    <w:rsid w:val="00E91192"/>
    <w:rsid w:val="00E92724"/>
    <w:rsid w:val="00E92D0A"/>
    <w:rsid w:val="00E93345"/>
    <w:rsid w:val="00E976A2"/>
    <w:rsid w:val="00EA1297"/>
    <w:rsid w:val="00EA1832"/>
    <w:rsid w:val="00EA1F96"/>
    <w:rsid w:val="00EA4591"/>
    <w:rsid w:val="00EA4A4E"/>
    <w:rsid w:val="00EA4D4B"/>
    <w:rsid w:val="00EA4F4A"/>
    <w:rsid w:val="00EA559D"/>
    <w:rsid w:val="00EA5EE3"/>
    <w:rsid w:val="00EA7F75"/>
    <w:rsid w:val="00EB0527"/>
    <w:rsid w:val="00EB1D20"/>
    <w:rsid w:val="00EB255B"/>
    <w:rsid w:val="00EB4667"/>
    <w:rsid w:val="00EB49C3"/>
    <w:rsid w:val="00EB5054"/>
    <w:rsid w:val="00EB63EE"/>
    <w:rsid w:val="00EB6622"/>
    <w:rsid w:val="00EB6D24"/>
    <w:rsid w:val="00EB6F56"/>
    <w:rsid w:val="00EC0AA4"/>
    <w:rsid w:val="00EC1629"/>
    <w:rsid w:val="00EC44E4"/>
    <w:rsid w:val="00EC4DC4"/>
    <w:rsid w:val="00EC5A72"/>
    <w:rsid w:val="00EC6740"/>
    <w:rsid w:val="00ED1980"/>
    <w:rsid w:val="00ED2A8E"/>
    <w:rsid w:val="00ED2BD6"/>
    <w:rsid w:val="00ED3F26"/>
    <w:rsid w:val="00ED4AE2"/>
    <w:rsid w:val="00ED4CEC"/>
    <w:rsid w:val="00ED4F3D"/>
    <w:rsid w:val="00ED5BB1"/>
    <w:rsid w:val="00ED6317"/>
    <w:rsid w:val="00ED652D"/>
    <w:rsid w:val="00ED759E"/>
    <w:rsid w:val="00EE02CD"/>
    <w:rsid w:val="00EE15FE"/>
    <w:rsid w:val="00EE2030"/>
    <w:rsid w:val="00EE27B7"/>
    <w:rsid w:val="00EE358E"/>
    <w:rsid w:val="00EE5AD7"/>
    <w:rsid w:val="00EE5FBC"/>
    <w:rsid w:val="00EE78FA"/>
    <w:rsid w:val="00EF2438"/>
    <w:rsid w:val="00EF2897"/>
    <w:rsid w:val="00EF3E25"/>
    <w:rsid w:val="00EF59F1"/>
    <w:rsid w:val="00EF663E"/>
    <w:rsid w:val="00F0174D"/>
    <w:rsid w:val="00F01DD4"/>
    <w:rsid w:val="00F021EA"/>
    <w:rsid w:val="00F02B51"/>
    <w:rsid w:val="00F03BA0"/>
    <w:rsid w:val="00F05734"/>
    <w:rsid w:val="00F06A99"/>
    <w:rsid w:val="00F07CBA"/>
    <w:rsid w:val="00F1209B"/>
    <w:rsid w:val="00F13970"/>
    <w:rsid w:val="00F13DC7"/>
    <w:rsid w:val="00F13E8A"/>
    <w:rsid w:val="00F13EDE"/>
    <w:rsid w:val="00F1451D"/>
    <w:rsid w:val="00F158E4"/>
    <w:rsid w:val="00F21074"/>
    <w:rsid w:val="00F22286"/>
    <w:rsid w:val="00F228D3"/>
    <w:rsid w:val="00F22E70"/>
    <w:rsid w:val="00F23297"/>
    <w:rsid w:val="00F25F69"/>
    <w:rsid w:val="00F3010F"/>
    <w:rsid w:val="00F317BD"/>
    <w:rsid w:val="00F31C2E"/>
    <w:rsid w:val="00F32AD3"/>
    <w:rsid w:val="00F32F67"/>
    <w:rsid w:val="00F3567D"/>
    <w:rsid w:val="00F35A6C"/>
    <w:rsid w:val="00F36DDD"/>
    <w:rsid w:val="00F40CF5"/>
    <w:rsid w:val="00F412D6"/>
    <w:rsid w:val="00F42C1D"/>
    <w:rsid w:val="00F441CB"/>
    <w:rsid w:val="00F45679"/>
    <w:rsid w:val="00F52181"/>
    <w:rsid w:val="00F53B25"/>
    <w:rsid w:val="00F56B3D"/>
    <w:rsid w:val="00F572DD"/>
    <w:rsid w:val="00F573A9"/>
    <w:rsid w:val="00F6325A"/>
    <w:rsid w:val="00F65EEF"/>
    <w:rsid w:val="00F66AFC"/>
    <w:rsid w:val="00F66D40"/>
    <w:rsid w:val="00F66D7C"/>
    <w:rsid w:val="00F676B9"/>
    <w:rsid w:val="00F679BE"/>
    <w:rsid w:val="00F7042F"/>
    <w:rsid w:val="00F714DC"/>
    <w:rsid w:val="00F7224D"/>
    <w:rsid w:val="00F728E6"/>
    <w:rsid w:val="00F73E62"/>
    <w:rsid w:val="00F754D4"/>
    <w:rsid w:val="00F75791"/>
    <w:rsid w:val="00F7635D"/>
    <w:rsid w:val="00F823FE"/>
    <w:rsid w:val="00F828D2"/>
    <w:rsid w:val="00F83A48"/>
    <w:rsid w:val="00F83BBE"/>
    <w:rsid w:val="00F84013"/>
    <w:rsid w:val="00F84504"/>
    <w:rsid w:val="00F85EEF"/>
    <w:rsid w:val="00F87639"/>
    <w:rsid w:val="00F90D48"/>
    <w:rsid w:val="00F9405B"/>
    <w:rsid w:val="00F956EA"/>
    <w:rsid w:val="00F95C5C"/>
    <w:rsid w:val="00F95E4B"/>
    <w:rsid w:val="00FA08B4"/>
    <w:rsid w:val="00FA0962"/>
    <w:rsid w:val="00FA2434"/>
    <w:rsid w:val="00FA2B87"/>
    <w:rsid w:val="00FA32B7"/>
    <w:rsid w:val="00FA354D"/>
    <w:rsid w:val="00FA368E"/>
    <w:rsid w:val="00FA69F0"/>
    <w:rsid w:val="00FA6E62"/>
    <w:rsid w:val="00FB0752"/>
    <w:rsid w:val="00FB3AA0"/>
    <w:rsid w:val="00FB46B8"/>
    <w:rsid w:val="00FB49D1"/>
    <w:rsid w:val="00FB5823"/>
    <w:rsid w:val="00FB642E"/>
    <w:rsid w:val="00FB7D23"/>
    <w:rsid w:val="00FC1D94"/>
    <w:rsid w:val="00FC4B54"/>
    <w:rsid w:val="00FC4FB9"/>
    <w:rsid w:val="00FC52CD"/>
    <w:rsid w:val="00FC5F12"/>
    <w:rsid w:val="00FD17A1"/>
    <w:rsid w:val="00FD3435"/>
    <w:rsid w:val="00FD4406"/>
    <w:rsid w:val="00FD5324"/>
    <w:rsid w:val="00FD5356"/>
    <w:rsid w:val="00FD610D"/>
    <w:rsid w:val="00FD7814"/>
    <w:rsid w:val="00FD7D67"/>
    <w:rsid w:val="00FE0918"/>
    <w:rsid w:val="00FE0B78"/>
    <w:rsid w:val="00FE3FA5"/>
    <w:rsid w:val="00FE4999"/>
    <w:rsid w:val="00FE6087"/>
    <w:rsid w:val="00FF0297"/>
    <w:rsid w:val="00FF1117"/>
    <w:rsid w:val="00FF2588"/>
    <w:rsid w:val="00FF4354"/>
    <w:rsid w:val="00FF533C"/>
    <w:rsid w:val="00FF588A"/>
    <w:rsid w:val="00FF6333"/>
    <w:rsid w:val="00FF66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AF755"/>
  <w15:chartTrackingRefBased/>
  <w15:docId w15:val="{9C5051D7-8CFD-2747-84A5-1C7A18344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753"/>
    <w:pPr>
      <w:ind w:firstLine="360"/>
      <w:jc w:val="both"/>
    </w:pPr>
    <w:rPr>
      <w:rFonts w:ascii="CMU Serif Roman" w:eastAsia="Times New Roman" w:hAnsi="CMU Serif Roman" w:cs="CMU Serif Roman"/>
      <w:sz w:val="18"/>
      <w:szCs w:val="18"/>
      <w:lang w:eastAsia="en-GB"/>
    </w:rPr>
  </w:style>
  <w:style w:type="paragraph" w:styleId="Heading1">
    <w:name w:val="heading 1"/>
    <w:basedOn w:val="Normal"/>
    <w:link w:val="Heading1Char"/>
    <w:uiPriority w:val="9"/>
    <w:qFormat/>
    <w:rsid w:val="00393AC4"/>
    <w:pPr>
      <w:ind w:firstLine="0"/>
      <w:jc w:val="center"/>
      <w:outlineLvl w:val="0"/>
    </w:pPr>
    <w:rPr>
      <w:b/>
      <w:bCs/>
      <w:kern w:val="36"/>
    </w:rPr>
  </w:style>
  <w:style w:type="paragraph" w:styleId="Heading2">
    <w:name w:val="heading 2"/>
    <w:basedOn w:val="Heading1"/>
    <w:link w:val="Heading2Char"/>
    <w:uiPriority w:val="9"/>
    <w:qFormat/>
    <w:rsid w:val="00172773"/>
    <w:pPr>
      <w:jc w:val="left"/>
      <w:outlineLvl w:val="1"/>
    </w:pPr>
  </w:style>
  <w:style w:type="paragraph" w:styleId="Heading3">
    <w:name w:val="heading 3"/>
    <w:basedOn w:val="Heading2"/>
    <w:link w:val="Heading3Char"/>
    <w:uiPriority w:val="9"/>
    <w:qFormat/>
    <w:rsid w:val="006870F8"/>
    <w:pPr>
      <w:ind w:firstLine="360"/>
      <w:outlineLvl w:val="2"/>
    </w:pPr>
  </w:style>
  <w:style w:type="paragraph" w:styleId="Heading4">
    <w:name w:val="heading 4"/>
    <w:basedOn w:val="Heading3"/>
    <w:next w:val="Normal"/>
    <w:link w:val="Heading4Char"/>
    <w:uiPriority w:val="9"/>
    <w:unhideWhenUsed/>
    <w:qFormat/>
    <w:rsid w:val="00475562"/>
    <w:pPr>
      <w:outlineLvl w:val="3"/>
    </w:pPr>
    <w:rPr>
      <w:b w:val="0"/>
      <w:bCs w:val="0"/>
      <w:i/>
      <w:iCs/>
    </w:rPr>
  </w:style>
  <w:style w:type="paragraph" w:styleId="Heading5">
    <w:name w:val="heading 5"/>
    <w:basedOn w:val="Normal"/>
    <w:next w:val="Normal"/>
    <w:link w:val="Heading5Char"/>
    <w:uiPriority w:val="9"/>
    <w:unhideWhenUsed/>
    <w:qFormat/>
    <w:rsid w:val="0081523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C4"/>
    <w:rPr>
      <w:rFonts w:ascii="CMU Serif Roman" w:eastAsia="Times New Roman" w:hAnsi="CMU Serif Roman" w:cs="CMU Serif Roman"/>
      <w:b/>
      <w:bCs/>
      <w:kern w:val="36"/>
      <w:sz w:val="18"/>
      <w:szCs w:val="18"/>
      <w:lang w:eastAsia="en-GB"/>
    </w:rPr>
  </w:style>
  <w:style w:type="character" w:customStyle="1" w:styleId="Heading2Char">
    <w:name w:val="Heading 2 Char"/>
    <w:basedOn w:val="DefaultParagraphFont"/>
    <w:link w:val="Heading2"/>
    <w:uiPriority w:val="9"/>
    <w:rsid w:val="00172773"/>
    <w:rPr>
      <w:rFonts w:ascii="CMU Serif Roman" w:eastAsia="Times New Roman" w:hAnsi="CMU Serif Roman" w:cs="CMU Serif Roman"/>
      <w:b/>
      <w:bCs/>
      <w:kern w:val="36"/>
      <w:sz w:val="18"/>
      <w:szCs w:val="18"/>
      <w:lang w:eastAsia="en-GB"/>
    </w:rPr>
  </w:style>
  <w:style w:type="character" w:customStyle="1" w:styleId="Heading3Char">
    <w:name w:val="Heading 3 Char"/>
    <w:basedOn w:val="DefaultParagraphFont"/>
    <w:link w:val="Heading3"/>
    <w:uiPriority w:val="9"/>
    <w:rsid w:val="006870F8"/>
    <w:rPr>
      <w:rFonts w:ascii="CMU Serif Roman" w:eastAsia="Times New Roman" w:hAnsi="CMU Serif Roman" w:cs="CMU Serif Roman"/>
      <w:b/>
      <w:bCs/>
      <w:kern w:val="36"/>
      <w:sz w:val="18"/>
      <w:szCs w:val="18"/>
      <w:lang w:eastAsia="en-GB"/>
    </w:rPr>
  </w:style>
  <w:style w:type="paragraph" w:styleId="NormalWeb">
    <w:name w:val="Normal (Web)"/>
    <w:basedOn w:val="Normal"/>
    <w:uiPriority w:val="99"/>
    <w:unhideWhenUsed/>
    <w:rsid w:val="00553CAC"/>
    <w:pPr>
      <w:spacing w:before="100" w:beforeAutospacing="1" w:after="100" w:afterAutospacing="1"/>
    </w:pPr>
  </w:style>
  <w:style w:type="character" w:customStyle="1" w:styleId="highlight">
    <w:name w:val="highlight"/>
    <w:basedOn w:val="DefaultParagraphFont"/>
    <w:rsid w:val="00553CAC"/>
  </w:style>
  <w:style w:type="character" w:customStyle="1" w:styleId="citation">
    <w:name w:val="citation"/>
    <w:basedOn w:val="DefaultParagraphFont"/>
    <w:rsid w:val="00553CAC"/>
  </w:style>
  <w:style w:type="character" w:customStyle="1" w:styleId="citation-item">
    <w:name w:val="citation-item"/>
    <w:basedOn w:val="DefaultParagraphFont"/>
    <w:rsid w:val="00553CAC"/>
  </w:style>
  <w:style w:type="character" w:styleId="Strong">
    <w:name w:val="Strong"/>
    <w:basedOn w:val="DefaultParagraphFont"/>
    <w:uiPriority w:val="22"/>
    <w:qFormat/>
    <w:rsid w:val="00553CAC"/>
    <w:rPr>
      <w:b/>
      <w:bCs/>
    </w:rPr>
  </w:style>
  <w:style w:type="character" w:styleId="HTMLCode">
    <w:name w:val="HTML Code"/>
    <w:basedOn w:val="DefaultParagraphFont"/>
    <w:uiPriority w:val="99"/>
    <w:semiHidden/>
    <w:unhideWhenUsed/>
    <w:rsid w:val="00553CAC"/>
    <w:rPr>
      <w:rFonts w:ascii="Courier New" w:eastAsia="Times New Roman" w:hAnsi="Courier New" w:cs="Courier New"/>
      <w:sz w:val="20"/>
      <w:szCs w:val="20"/>
    </w:rPr>
  </w:style>
  <w:style w:type="character" w:styleId="Emphasis">
    <w:name w:val="Emphasis"/>
    <w:basedOn w:val="DefaultParagraphFont"/>
    <w:uiPriority w:val="20"/>
    <w:qFormat/>
    <w:rsid w:val="00553CAC"/>
    <w:rPr>
      <w:i/>
      <w:iCs/>
    </w:rPr>
  </w:style>
  <w:style w:type="paragraph" w:styleId="Title">
    <w:name w:val="Title"/>
    <w:basedOn w:val="Normal"/>
    <w:next w:val="Normal"/>
    <w:link w:val="TitleChar"/>
    <w:uiPriority w:val="10"/>
    <w:qFormat/>
    <w:rsid w:val="00553CAC"/>
    <w:pPr>
      <w:jc w:val="center"/>
      <w:outlineLvl w:val="0"/>
    </w:pPr>
    <w:rPr>
      <w:b/>
      <w:bCs/>
      <w:kern w:val="36"/>
    </w:rPr>
  </w:style>
  <w:style w:type="character" w:customStyle="1" w:styleId="TitleChar">
    <w:name w:val="Title Char"/>
    <w:basedOn w:val="DefaultParagraphFont"/>
    <w:link w:val="Title"/>
    <w:uiPriority w:val="10"/>
    <w:rsid w:val="00553CAC"/>
    <w:rPr>
      <w:rFonts w:ascii="Times New Roman" w:eastAsia="Times New Roman" w:hAnsi="Times New Roman" w:cs="Times New Roman"/>
      <w:b/>
      <w:bCs/>
      <w:kern w:val="36"/>
      <w:lang w:eastAsia="en-GB"/>
    </w:rPr>
  </w:style>
  <w:style w:type="paragraph" w:styleId="ListParagraph">
    <w:name w:val="List Paragraph"/>
    <w:basedOn w:val="Normal"/>
    <w:uiPriority w:val="34"/>
    <w:qFormat/>
    <w:rsid w:val="00553CAC"/>
    <w:pPr>
      <w:ind w:left="720"/>
      <w:contextualSpacing/>
    </w:pPr>
  </w:style>
  <w:style w:type="paragraph" w:styleId="Header">
    <w:name w:val="header"/>
    <w:basedOn w:val="Normal"/>
    <w:link w:val="HeaderChar"/>
    <w:uiPriority w:val="99"/>
    <w:unhideWhenUsed/>
    <w:rsid w:val="00553CAC"/>
    <w:pPr>
      <w:tabs>
        <w:tab w:val="center" w:pos="4513"/>
        <w:tab w:val="right" w:pos="9026"/>
      </w:tabs>
    </w:pPr>
  </w:style>
  <w:style w:type="character" w:customStyle="1" w:styleId="HeaderChar">
    <w:name w:val="Header Char"/>
    <w:basedOn w:val="DefaultParagraphFont"/>
    <w:link w:val="Header"/>
    <w:uiPriority w:val="99"/>
    <w:rsid w:val="00553CAC"/>
    <w:rPr>
      <w:rFonts w:ascii="Times New Roman" w:eastAsia="Times New Roman" w:hAnsi="Times New Roman" w:cs="Times New Roman"/>
      <w:lang w:eastAsia="en-GB"/>
    </w:rPr>
  </w:style>
  <w:style w:type="paragraph" w:styleId="Footer">
    <w:name w:val="footer"/>
    <w:basedOn w:val="Normal"/>
    <w:link w:val="FooterChar"/>
    <w:uiPriority w:val="99"/>
    <w:unhideWhenUsed/>
    <w:rsid w:val="00553CAC"/>
    <w:pPr>
      <w:tabs>
        <w:tab w:val="center" w:pos="4513"/>
        <w:tab w:val="right" w:pos="9026"/>
      </w:tabs>
    </w:pPr>
  </w:style>
  <w:style w:type="character" w:customStyle="1" w:styleId="FooterChar">
    <w:name w:val="Footer Char"/>
    <w:basedOn w:val="DefaultParagraphFont"/>
    <w:link w:val="Footer"/>
    <w:uiPriority w:val="99"/>
    <w:rsid w:val="00553CAC"/>
    <w:rPr>
      <w:rFonts w:ascii="Times New Roman" w:eastAsia="Times New Roman" w:hAnsi="Times New Roman" w:cs="Times New Roman"/>
      <w:lang w:eastAsia="en-GB"/>
    </w:rPr>
  </w:style>
  <w:style w:type="paragraph" w:styleId="FootnoteText">
    <w:name w:val="footnote text"/>
    <w:basedOn w:val="Normal"/>
    <w:link w:val="FootnoteTextChar"/>
    <w:uiPriority w:val="99"/>
    <w:semiHidden/>
    <w:unhideWhenUsed/>
    <w:rsid w:val="008C2F39"/>
    <w:rPr>
      <w:sz w:val="20"/>
      <w:szCs w:val="20"/>
    </w:rPr>
  </w:style>
  <w:style w:type="character" w:customStyle="1" w:styleId="FootnoteTextChar">
    <w:name w:val="Footnote Text Char"/>
    <w:basedOn w:val="DefaultParagraphFont"/>
    <w:link w:val="FootnoteText"/>
    <w:uiPriority w:val="99"/>
    <w:semiHidden/>
    <w:rsid w:val="008C2F39"/>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C2F39"/>
    <w:rPr>
      <w:vertAlign w:val="superscript"/>
    </w:rPr>
  </w:style>
  <w:style w:type="paragraph" w:customStyle="1" w:styleId="table">
    <w:name w:val="table"/>
    <w:basedOn w:val="Normal"/>
    <w:qFormat/>
    <w:rsid w:val="00127167"/>
    <w:pPr>
      <w:ind w:firstLine="15"/>
    </w:pPr>
    <w:rPr>
      <w:sz w:val="16"/>
      <w:szCs w:val="16"/>
    </w:rPr>
  </w:style>
  <w:style w:type="character" w:styleId="CommentReference">
    <w:name w:val="annotation reference"/>
    <w:basedOn w:val="DefaultParagraphFont"/>
    <w:uiPriority w:val="99"/>
    <w:semiHidden/>
    <w:unhideWhenUsed/>
    <w:rsid w:val="00034469"/>
    <w:rPr>
      <w:sz w:val="16"/>
      <w:szCs w:val="16"/>
    </w:rPr>
  </w:style>
  <w:style w:type="paragraph" w:styleId="CommentText">
    <w:name w:val="annotation text"/>
    <w:basedOn w:val="Normal"/>
    <w:link w:val="CommentTextChar"/>
    <w:uiPriority w:val="99"/>
    <w:unhideWhenUsed/>
    <w:rsid w:val="00034469"/>
    <w:rPr>
      <w:sz w:val="20"/>
      <w:szCs w:val="20"/>
    </w:rPr>
  </w:style>
  <w:style w:type="character" w:customStyle="1" w:styleId="CommentTextChar">
    <w:name w:val="Comment Text Char"/>
    <w:basedOn w:val="DefaultParagraphFont"/>
    <w:link w:val="CommentText"/>
    <w:uiPriority w:val="99"/>
    <w:rsid w:val="0003446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034469"/>
    <w:rPr>
      <w:b/>
      <w:bCs/>
    </w:rPr>
  </w:style>
  <w:style w:type="character" w:customStyle="1" w:styleId="CommentSubjectChar">
    <w:name w:val="Comment Subject Char"/>
    <w:basedOn w:val="CommentTextChar"/>
    <w:link w:val="CommentSubject"/>
    <w:uiPriority w:val="99"/>
    <w:semiHidden/>
    <w:rsid w:val="00034469"/>
    <w:rPr>
      <w:rFonts w:ascii="Times New Roman" w:eastAsia="Times New Roman" w:hAnsi="Times New Roman" w:cs="Times New Roman"/>
      <w:b/>
      <w:bCs/>
      <w:sz w:val="20"/>
      <w:szCs w:val="20"/>
      <w:lang w:eastAsia="en-GB"/>
    </w:rPr>
  </w:style>
  <w:style w:type="character" w:styleId="PlaceholderText">
    <w:name w:val="Placeholder Text"/>
    <w:basedOn w:val="DefaultParagraphFont"/>
    <w:uiPriority w:val="99"/>
    <w:semiHidden/>
    <w:rsid w:val="00AD315C"/>
    <w:rPr>
      <w:color w:val="808080"/>
    </w:rPr>
  </w:style>
  <w:style w:type="table" w:styleId="TableGrid">
    <w:name w:val="Table Grid"/>
    <w:basedOn w:val="TableNormal"/>
    <w:uiPriority w:val="39"/>
    <w:rsid w:val="00B227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656C9"/>
    <w:rPr>
      <w:color w:val="0563C1" w:themeColor="hyperlink"/>
      <w:u w:val="single"/>
    </w:rPr>
  </w:style>
  <w:style w:type="character" w:styleId="UnresolvedMention">
    <w:name w:val="Unresolved Mention"/>
    <w:basedOn w:val="DefaultParagraphFont"/>
    <w:uiPriority w:val="99"/>
    <w:semiHidden/>
    <w:unhideWhenUsed/>
    <w:rsid w:val="003656C9"/>
    <w:rPr>
      <w:color w:val="605E5C"/>
      <w:shd w:val="clear" w:color="auto" w:fill="E1DFDD"/>
    </w:rPr>
  </w:style>
  <w:style w:type="paragraph" w:customStyle="1" w:styleId="abstract">
    <w:name w:val="abstract"/>
    <w:basedOn w:val="Normal"/>
    <w:qFormat/>
    <w:rsid w:val="00127167"/>
    <w:pPr>
      <w:ind w:left="720" w:right="740"/>
    </w:pPr>
    <w:rPr>
      <w:sz w:val="20"/>
      <w:szCs w:val="20"/>
    </w:rPr>
  </w:style>
  <w:style w:type="paragraph" w:customStyle="1" w:styleId="figureandtabletitle">
    <w:name w:val="figure and table title"/>
    <w:basedOn w:val="Normal"/>
    <w:qFormat/>
    <w:rsid w:val="00DF7542"/>
    <w:pPr>
      <w:ind w:firstLine="0"/>
    </w:pPr>
    <w:rPr>
      <w:b/>
      <w:bCs/>
      <w:lang w:val="en-US"/>
    </w:rPr>
  </w:style>
  <w:style w:type="paragraph" w:customStyle="1" w:styleId="eq">
    <w:name w:val="eq"/>
    <w:basedOn w:val="Normal"/>
    <w:qFormat/>
    <w:rsid w:val="008678D0"/>
    <w:pPr>
      <w:spacing w:line="276" w:lineRule="auto"/>
    </w:pPr>
    <w:rPr>
      <w:rFonts w:ascii="Cambria Math" w:hAnsi="Cambria Math"/>
      <w:i/>
    </w:rPr>
  </w:style>
  <w:style w:type="character" w:customStyle="1" w:styleId="Heading4Char">
    <w:name w:val="Heading 4 Char"/>
    <w:basedOn w:val="DefaultParagraphFont"/>
    <w:link w:val="Heading4"/>
    <w:uiPriority w:val="9"/>
    <w:rsid w:val="00475562"/>
    <w:rPr>
      <w:rFonts w:ascii="CMU Serif Roman" w:eastAsia="Times New Roman" w:hAnsi="CMU Serif Roman" w:cs="CMU Serif Roman"/>
      <w:i/>
      <w:iCs/>
      <w:kern w:val="36"/>
      <w:sz w:val="18"/>
      <w:szCs w:val="18"/>
      <w:lang w:eastAsia="en-GB"/>
    </w:rPr>
  </w:style>
  <w:style w:type="paragraph" w:styleId="Bibliography">
    <w:name w:val="Bibliography"/>
    <w:basedOn w:val="Normal"/>
    <w:next w:val="Normal"/>
    <w:uiPriority w:val="37"/>
    <w:unhideWhenUsed/>
    <w:rsid w:val="00F572DD"/>
    <w:pPr>
      <w:ind w:left="360" w:hanging="360"/>
      <w:jc w:val="left"/>
    </w:pPr>
    <w:rPr>
      <w:lang w:val="en-GB"/>
    </w:rPr>
  </w:style>
  <w:style w:type="character" w:customStyle="1" w:styleId="Heading5Char">
    <w:name w:val="Heading 5 Char"/>
    <w:basedOn w:val="DefaultParagraphFont"/>
    <w:link w:val="Heading5"/>
    <w:uiPriority w:val="9"/>
    <w:rsid w:val="0081523A"/>
    <w:rPr>
      <w:rFonts w:asciiTheme="majorHAnsi" w:eastAsiaTheme="majorEastAsia" w:hAnsiTheme="majorHAnsi" w:cstheme="majorBidi"/>
      <w:color w:val="2F5496" w:themeColor="accent1" w:themeShade="BF"/>
      <w:sz w:val="18"/>
      <w:szCs w:val="18"/>
      <w:lang w:eastAsia="en-GB"/>
    </w:rPr>
  </w:style>
  <w:style w:type="character" w:styleId="PageNumber">
    <w:name w:val="page number"/>
    <w:basedOn w:val="DefaultParagraphFont"/>
    <w:uiPriority w:val="99"/>
    <w:semiHidden/>
    <w:unhideWhenUsed/>
    <w:rsid w:val="005742A9"/>
  </w:style>
  <w:style w:type="paragraph" w:styleId="Revision">
    <w:name w:val="Revision"/>
    <w:hidden/>
    <w:uiPriority w:val="99"/>
    <w:semiHidden/>
    <w:rsid w:val="009033EF"/>
    <w:rPr>
      <w:rFonts w:ascii="CMU Serif Roman" w:eastAsia="Times New Roman" w:hAnsi="CMU Serif Roman" w:cs="CMU Serif Roman"/>
      <w:sz w:val="18"/>
      <w:szCs w:val="18"/>
      <w:lang w:eastAsia="en-GB"/>
    </w:rPr>
  </w:style>
  <w:style w:type="character" w:styleId="FollowedHyperlink">
    <w:name w:val="FollowedHyperlink"/>
    <w:basedOn w:val="DefaultParagraphFont"/>
    <w:uiPriority w:val="99"/>
    <w:semiHidden/>
    <w:unhideWhenUsed/>
    <w:rsid w:val="002113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18325">
      <w:bodyDiv w:val="1"/>
      <w:marLeft w:val="0"/>
      <w:marRight w:val="0"/>
      <w:marTop w:val="0"/>
      <w:marBottom w:val="0"/>
      <w:divBdr>
        <w:top w:val="none" w:sz="0" w:space="0" w:color="auto"/>
        <w:left w:val="none" w:sz="0" w:space="0" w:color="auto"/>
        <w:bottom w:val="none" w:sz="0" w:space="0" w:color="auto"/>
        <w:right w:val="none" w:sz="0" w:space="0" w:color="auto"/>
      </w:divBdr>
      <w:divsChild>
        <w:div w:id="283075417">
          <w:marLeft w:val="0"/>
          <w:marRight w:val="0"/>
          <w:marTop w:val="240"/>
          <w:marBottom w:val="240"/>
          <w:divBdr>
            <w:top w:val="none" w:sz="0" w:space="0" w:color="auto"/>
            <w:left w:val="none" w:sz="0" w:space="0" w:color="auto"/>
            <w:bottom w:val="none" w:sz="0" w:space="0" w:color="auto"/>
            <w:right w:val="none" w:sz="0" w:space="0" w:color="auto"/>
          </w:divBdr>
          <w:divsChild>
            <w:div w:id="1377004312">
              <w:marLeft w:val="-225"/>
              <w:marRight w:val="-225"/>
              <w:marTop w:val="0"/>
              <w:marBottom w:val="0"/>
              <w:divBdr>
                <w:top w:val="none" w:sz="0" w:space="0" w:color="auto"/>
                <w:left w:val="none" w:sz="0" w:space="0" w:color="auto"/>
                <w:bottom w:val="none" w:sz="0" w:space="0" w:color="auto"/>
                <w:right w:val="none" w:sz="0" w:space="0" w:color="auto"/>
              </w:divBdr>
              <w:divsChild>
                <w:div w:id="909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7360">
      <w:bodyDiv w:val="1"/>
      <w:marLeft w:val="0"/>
      <w:marRight w:val="0"/>
      <w:marTop w:val="0"/>
      <w:marBottom w:val="0"/>
      <w:divBdr>
        <w:top w:val="none" w:sz="0" w:space="0" w:color="auto"/>
        <w:left w:val="none" w:sz="0" w:space="0" w:color="auto"/>
        <w:bottom w:val="none" w:sz="0" w:space="0" w:color="auto"/>
        <w:right w:val="none" w:sz="0" w:space="0" w:color="auto"/>
      </w:divBdr>
      <w:divsChild>
        <w:div w:id="483813947">
          <w:marLeft w:val="0"/>
          <w:marRight w:val="0"/>
          <w:marTop w:val="240"/>
          <w:marBottom w:val="240"/>
          <w:divBdr>
            <w:top w:val="none" w:sz="0" w:space="0" w:color="auto"/>
            <w:left w:val="none" w:sz="0" w:space="0" w:color="auto"/>
            <w:bottom w:val="none" w:sz="0" w:space="0" w:color="auto"/>
            <w:right w:val="none" w:sz="0" w:space="0" w:color="auto"/>
          </w:divBdr>
          <w:divsChild>
            <w:div w:id="234441784">
              <w:marLeft w:val="-225"/>
              <w:marRight w:val="-225"/>
              <w:marTop w:val="0"/>
              <w:marBottom w:val="0"/>
              <w:divBdr>
                <w:top w:val="none" w:sz="0" w:space="0" w:color="auto"/>
                <w:left w:val="none" w:sz="0" w:space="0" w:color="auto"/>
                <w:bottom w:val="none" w:sz="0" w:space="0" w:color="auto"/>
                <w:right w:val="none" w:sz="0" w:space="0" w:color="auto"/>
              </w:divBdr>
              <w:divsChild>
                <w:div w:id="163768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46716">
      <w:bodyDiv w:val="1"/>
      <w:marLeft w:val="0"/>
      <w:marRight w:val="0"/>
      <w:marTop w:val="0"/>
      <w:marBottom w:val="0"/>
      <w:divBdr>
        <w:top w:val="none" w:sz="0" w:space="0" w:color="auto"/>
        <w:left w:val="none" w:sz="0" w:space="0" w:color="auto"/>
        <w:bottom w:val="none" w:sz="0" w:space="0" w:color="auto"/>
        <w:right w:val="none" w:sz="0" w:space="0" w:color="auto"/>
      </w:divBdr>
      <w:divsChild>
        <w:div w:id="944312478">
          <w:marLeft w:val="0"/>
          <w:marRight w:val="0"/>
          <w:marTop w:val="0"/>
          <w:marBottom w:val="0"/>
          <w:divBdr>
            <w:top w:val="none" w:sz="0" w:space="0" w:color="auto"/>
            <w:left w:val="none" w:sz="0" w:space="0" w:color="auto"/>
            <w:bottom w:val="none" w:sz="0" w:space="0" w:color="auto"/>
            <w:right w:val="none" w:sz="0" w:space="0" w:color="auto"/>
          </w:divBdr>
          <w:divsChild>
            <w:div w:id="17181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7972">
      <w:bodyDiv w:val="1"/>
      <w:marLeft w:val="0"/>
      <w:marRight w:val="0"/>
      <w:marTop w:val="0"/>
      <w:marBottom w:val="0"/>
      <w:divBdr>
        <w:top w:val="none" w:sz="0" w:space="0" w:color="auto"/>
        <w:left w:val="none" w:sz="0" w:space="0" w:color="auto"/>
        <w:bottom w:val="none" w:sz="0" w:space="0" w:color="auto"/>
        <w:right w:val="none" w:sz="0" w:space="0" w:color="auto"/>
      </w:divBdr>
      <w:divsChild>
        <w:div w:id="1615746514">
          <w:marLeft w:val="0"/>
          <w:marRight w:val="0"/>
          <w:marTop w:val="240"/>
          <w:marBottom w:val="240"/>
          <w:divBdr>
            <w:top w:val="none" w:sz="0" w:space="0" w:color="auto"/>
            <w:left w:val="none" w:sz="0" w:space="0" w:color="auto"/>
            <w:bottom w:val="none" w:sz="0" w:space="0" w:color="auto"/>
            <w:right w:val="none" w:sz="0" w:space="0" w:color="auto"/>
          </w:divBdr>
          <w:divsChild>
            <w:div w:id="1802186541">
              <w:marLeft w:val="-225"/>
              <w:marRight w:val="-225"/>
              <w:marTop w:val="0"/>
              <w:marBottom w:val="0"/>
              <w:divBdr>
                <w:top w:val="none" w:sz="0" w:space="0" w:color="auto"/>
                <w:left w:val="none" w:sz="0" w:space="0" w:color="auto"/>
                <w:bottom w:val="none" w:sz="0" w:space="0" w:color="auto"/>
                <w:right w:val="none" w:sz="0" w:space="0" w:color="auto"/>
              </w:divBdr>
              <w:divsChild>
                <w:div w:id="17069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83036">
      <w:bodyDiv w:val="1"/>
      <w:marLeft w:val="0"/>
      <w:marRight w:val="0"/>
      <w:marTop w:val="0"/>
      <w:marBottom w:val="0"/>
      <w:divBdr>
        <w:top w:val="none" w:sz="0" w:space="0" w:color="auto"/>
        <w:left w:val="none" w:sz="0" w:space="0" w:color="auto"/>
        <w:bottom w:val="none" w:sz="0" w:space="0" w:color="auto"/>
        <w:right w:val="none" w:sz="0" w:space="0" w:color="auto"/>
      </w:divBdr>
      <w:divsChild>
        <w:div w:id="807816948">
          <w:marLeft w:val="0"/>
          <w:marRight w:val="0"/>
          <w:marTop w:val="0"/>
          <w:marBottom w:val="0"/>
          <w:divBdr>
            <w:top w:val="none" w:sz="0" w:space="0" w:color="auto"/>
            <w:left w:val="none" w:sz="0" w:space="0" w:color="auto"/>
            <w:bottom w:val="none" w:sz="0" w:space="0" w:color="auto"/>
            <w:right w:val="none" w:sz="0" w:space="0" w:color="auto"/>
          </w:divBdr>
        </w:div>
      </w:divsChild>
    </w:div>
    <w:div w:id="285819097">
      <w:bodyDiv w:val="1"/>
      <w:marLeft w:val="0"/>
      <w:marRight w:val="0"/>
      <w:marTop w:val="0"/>
      <w:marBottom w:val="0"/>
      <w:divBdr>
        <w:top w:val="none" w:sz="0" w:space="0" w:color="auto"/>
        <w:left w:val="none" w:sz="0" w:space="0" w:color="auto"/>
        <w:bottom w:val="none" w:sz="0" w:space="0" w:color="auto"/>
        <w:right w:val="none" w:sz="0" w:space="0" w:color="auto"/>
      </w:divBdr>
      <w:divsChild>
        <w:div w:id="1797219512">
          <w:marLeft w:val="0"/>
          <w:marRight w:val="0"/>
          <w:marTop w:val="240"/>
          <w:marBottom w:val="240"/>
          <w:divBdr>
            <w:top w:val="none" w:sz="0" w:space="0" w:color="auto"/>
            <w:left w:val="none" w:sz="0" w:space="0" w:color="auto"/>
            <w:bottom w:val="none" w:sz="0" w:space="0" w:color="auto"/>
            <w:right w:val="none" w:sz="0" w:space="0" w:color="auto"/>
          </w:divBdr>
          <w:divsChild>
            <w:div w:id="1597513993">
              <w:marLeft w:val="-225"/>
              <w:marRight w:val="-225"/>
              <w:marTop w:val="0"/>
              <w:marBottom w:val="0"/>
              <w:divBdr>
                <w:top w:val="none" w:sz="0" w:space="0" w:color="auto"/>
                <w:left w:val="none" w:sz="0" w:space="0" w:color="auto"/>
                <w:bottom w:val="none" w:sz="0" w:space="0" w:color="auto"/>
                <w:right w:val="none" w:sz="0" w:space="0" w:color="auto"/>
              </w:divBdr>
              <w:divsChild>
                <w:div w:id="19387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85009">
      <w:bodyDiv w:val="1"/>
      <w:marLeft w:val="0"/>
      <w:marRight w:val="0"/>
      <w:marTop w:val="0"/>
      <w:marBottom w:val="0"/>
      <w:divBdr>
        <w:top w:val="none" w:sz="0" w:space="0" w:color="auto"/>
        <w:left w:val="none" w:sz="0" w:space="0" w:color="auto"/>
        <w:bottom w:val="none" w:sz="0" w:space="0" w:color="auto"/>
        <w:right w:val="none" w:sz="0" w:space="0" w:color="auto"/>
      </w:divBdr>
      <w:divsChild>
        <w:div w:id="2054846129">
          <w:marLeft w:val="0"/>
          <w:marRight w:val="0"/>
          <w:marTop w:val="0"/>
          <w:marBottom w:val="0"/>
          <w:divBdr>
            <w:top w:val="none" w:sz="0" w:space="0" w:color="auto"/>
            <w:left w:val="none" w:sz="0" w:space="0" w:color="auto"/>
            <w:bottom w:val="none" w:sz="0" w:space="0" w:color="auto"/>
            <w:right w:val="none" w:sz="0" w:space="0" w:color="auto"/>
          </w:divBdr>
        </w:div>
      </w:divsChild>
    </w:div>
    <w:div w:id="313339135">
      <w:bodyDiv w:val="1"/>
      <w:marLeft w:val="0"/>
      <w:marRight w:val="0"/>
      <w:marTop w:val="0"/>
      <w:marBottom w:val="0"/>
      <w:divBdr>
        <w:top w:val="none" w:sz="0" w:space="0" w:color="auto"/>
        <w:left w:val="none" w:sz="0" w:space="0" w:color="auto"/>
        <w:bottom w:val="none" w:sz="0" w:space="0" w:color="auto"/>
        <w:right w:val="none" w:sz="0" w:space="0" w:color="auto"/>
      </w:divBdr>
    </w:div>
    <w:div w:id="334843172">
      <w:bodyDiv w:val="1"/>
      <w:marLeft w:val="0"/>
      <w:marRight w:val="0"/>
      <w:marTop w:val="0"/>
      <w:marBottom w:val="0"/>
      <w:divBdr>
        <w:top w:val="none" w:sz="0" w:space="0" w:color="auto"/>
        <w:left w:val="none" w:sz="0" w:space="0" w:color="auto"/>
        <w:bottom w:val="none" w:sz="0" w:space="0" w:color="auto"/>
        <w:right w:val="none" w:sz="0" w:space="0" w:color="auto"/>
      </w:divBdr>
      <w:divsChild>
        <w:div w:id="945694008">
          <w:marLeft w:val="0"/>
          <w:marRight w:val="0"/>
          <w:marTop w:val="0"/>
          <w:marBottom w:val="0"/>
          <w:divBdr>
            <w:top w:val="none" w:sz="0" w:space="0" w:color="auto"/>
            <w:left w:val="none" w:sz="0" w:space="0" w:color="auto"/>
            <w:bottom w:val="single" w:sz="6" w:space="0" w:color="111111"/>
            <w:right w:val="none" w:sz="0" w:space="0" w:color="auto"/>
          </w:divBdr>
        </w:div>
        <w:div w:id="1842700095">
          <w:marLeft w:val="0"/>
          <w:marRight w:val="0"/>
          <w:marTop w:val="0"/>
          <w:marBottom w:val="0"/>
          <w:divBdr>
            <w:top w:val="none" w:sz="0" w:space="0" w:color="auto"/>
            <w:left w:val="none" w:sz="0" w:space="0" w:color="auto"/>
            <w:bottom w:val="single" w:sz="6" w:space="0" w:color="111111"/>
            <w:right w:val="none" w:sz="0" w:space="0" w:color="auto"/>
          </w:divBdr>
        </w:div>
        <w:div w:id="327565267">
          <w:marLeft w:val="0"/>
          <w:marRight w:val="0"/>
          <w:marTop w:val="0"/>
          <w:marBottom w:val="0"/>
          <w:divBdr>
            <w:top w:val="none" w:sz="0" w:space="0" w:color="auto"/>
            <w:left w:val="none" w:sz="0" w:space="0" w:color="auto"/>
            <w:bottom w:val="single" w:sz="6" w:space="0" w:color="111111"/>
            <w:right w:val="none" w:sz="0" w:space="0" w:color="auto"/>
          </w:divBdr>
        </w:div>
        <w:div w:id="1201014331">
          <w:marLeft w:val="0"/>
          <w:marRight w:val="0"/>
          <w:marTop w:val="240"/>
          <w:marBottom w:val="240"/>
          <w:divBdr>
            <w:top w:val="none" w:sz="0" w:space="0" w:color="auto"/>
            <w:left w:val="none" w:sz="0" w:space="0" w:color="auto"/>
            <w:bottom w:val="none" w:sz="0" w:space="0" w:color="auto"/>
            <w:right w:val="none" w:sz="0" w:space="0" w:color="auto"/>
          </w:divBdr>
          <w:divsChild>
            <w:div w:id="1114443495">
              <w:marLeft w:val="-225"/>
              <w:marRight w:val="-225"/>
              <w:marTop w:val="0"/>
              <w:marBottom w:val="0"/>
              <w:divBdr>
                <w:top w:val="none" w:sz="0" w:space="0" w:color="auto"/>
                <w:left w:val="none" w:sz="0" w:space="0" w:color="auto"/>
                <w:bottom w:val="none" w:sz="0" w:space="0" w:color="auto"/>
                <w:right w:val="none" w:sz="0" w:space="0" w:color="auto"/>
              </w:divBdr>
              <w:divsChild>
                <w:div w:id="19737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49635">
      <w:bodyDiv w:val="1"/>
      <w:marLeft w:val="0"/>
      <w:marRight w:val="0"/>
      <w:marTop w:val="0"/>
      <w:marBottom w:val="0"/>
      <w:divBdr>
        <w:top w:val="none" w:sz="0" w:space="0" w:color="auto"/>
        <w:left w:val="none" w:sz="0" w:space="0" w:color="auto"/>
        <w:bottom w:val="none" w:sz="0" w:space="0" w:color="auto"/>
        <w:right w:val="none" w:sz="0" w:space="0" w:color="auto"/>
      </w:divBdr>
      <w:divsChild>
        <w:div w:id="1378510228">
          <w:marLeft w:val="0"/>
          <w:marRight w:val="0"/>
          <w:marTop w:val="240"/>
          <w:marBottom w:val="240"/>
          <w:divBdr>
            <w:top w:val="none" w:sz="0" w:space="0" w:color="auto"/>
            <w:left w:val="none" w:sz="0" w:space="0" w:color="auto"/>
            <w:bottom w:val="none" w:sz="0" w:space="0" w:color="auto"/>
            <w:right w:val="none" w:sz="0" w:space="0" w:color="auto"/>
          </w:divBdr>
          <w:divsChild>
            <w:div w:id="1304771660">
              <w:marLeft w:val="-225"/>
              <w:marRight w:val="-225"/>
              <w:marTop w:val="0"/>
              <w:marBottom w:val="0"/>
              <w:divBdr>
                <w:top w:val="none" w:sz="0" w:space="0" w:color="auto"/>
                <w:left w:val="none" w:sz="0" w:space="0" w:color="auto"/>
                <w:bottom w:val="none" w:sz="0" w:space="0" w:color="auto"/>
                <w:right w:val="none" w:sz="0" w:space="0" w:color="auto"/>
              </w:divBdr>
              <w:divsChild>
                <w:div w:id="7424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435129">
      <w:bodyDiv w:val="1"/>
      <w:marLeft w:val="0"/>
      <w:marRight w:val="0"/>
      <w:marTop w:val="0"/>
      <w:marBottom w:val="0"/>
      <w:divBdr>
        <w:top w:val="none" w:sz="0" w:space="0" w:color="auto"/>
        <w:left w:val="none" w:sz="0" w:space="0" w:color="auto"/>
        <w:bottom w:val="none" w:sz="0" w:space="0" w:color="auto"/>
        <w:right w:val="none" w:sz="0" w:space="0" w:color="auto"/>
      </w:divBdr>
    </w:div>
    <w:div w:id="400178349">
      <w:bodyDiv w:val="1"/>
      <w:marLeft w:val="0"/>
      <w:marRight w:val="0"/>
      <w:marTop w:val="0"/>
      <w:marBottom w:val="0"/>
      <w:divBdr>
        <w:top w:val="none" w:sz="0" w:space="0" w:color="auto"/>
        <w:left w:val="none" w:sz="0" w:space="0" w:color="auto"/>
        <w:bottom w:val="none" w:sz="0" w:space="0" w:color="auto"/>
        <w:right w:val="none" w:sz="0" w:space="0" w:color="auto"/>
      </w:divBdr>
      <w:divsChild>
        <w:div w:id="534731033">
          <w:marLeft w:val="0"/>
          <w:marRight w:val="0"/>
          <w:marTop w:val="0"/>
          <w:marBottom w:val="0"/>
          <w:divBdr>
            <w:top w:val="none" w:sz="0" w:space="0" w:color="auto"/>
            <w:left w:val="none" w:sz="0" w:space="0" w:color="auto"/>
            <w:bottom w:val="none" w:sz="0" w:space="0" w:color="auto"/>
            <w:right w:val="none" w:sz="0" w:space="0" w:color="auto"/>
          </w:divBdr>
          <w:divsChild>
            <w:div w:id="1952126518">
              <w:marLeft w:val="0"/>
              <w:marRight w:val="0"/>
              <w:marTop w:val="0"/>
              <w:marBottom w:val="0"/>
              <w:divBdr>
                <w:top w:val="none" w:sz="0" w:space="0" w:color="auto"/>
                <w:left w:val="none" w:sz="0" w:space="0" w:color="auto"/>
                <w:bottom w:val="none" w:sz="0" w:space="0" w:color="auto"/>
                <w:right w:val="none" w:sz="0" w:space="0" w:color="auto"/>
              </w:divBdr>
              <w:divsChild>
                <w:div w:id="249705111">
                  <w:marLeft w:val="0"/>
                  <w:marRight w:val="0"/>
                  <w:marTop w:val="240"/>
                  <w:marBottom w:val="240"/>
                  <w:divBdr>
                    <w:top w:val="none" w:sz="0" w:space="0" w:color="auto"/>
                    <w:left w:val="none" w:sz="0" w:space="0" w:color="auto"/>
                    <w:bottom w:val="none" w:sz="0" w:space="0" w:color="auto"/>
                    <w:right w:val="none" w:sz="0" w:space="0" w:color="auto"/>
                  </w:divBdr>
                  <w:divsChild>
                    <w:div w:id="337197821">
                      <w:marLeft w:val="-225"/>
                      <w:marRight w:val="-225"/>
                      <w:marTop w:val="0"/>
                      <w:marBottom w:val="0"/>
                      <w:divBdr>
                        <w:top w:val="none" w:sz="0" w:space="0" w:color="auto"/>
                        <w:left w:val="none" w:sz="0" w:space="0" w:color="auto"/>
                        <w:bottom w:val="none" w:sz="0" w:space="0" w:color="auto"/>
                        <w:right w:val="none" w:sz="0" w:space="0" w:color="auto"/>
                      </w:divBdr>
                      <w:divsChild>
                        <w:div w:id="15997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947538">
          <w:marLeft w:val="0"/>
          <w:marRight w:val="0"/>
          <w:marTop w:val="0"/>
          <w:marBottom w:val="0"/>
          <w:divBdr>
            <w:top w:val="none" w:sz="0" w:space="0" w:color="auto"/>
            <w:left w:val="none" w:sz="0" w:space="0" w:color="auto"/>
            <w:bottom w:val="none" w:sz="0" w:space="0" w:color="auto"/>
            <w:right w:val="none" w:sz="0" w:space="0" w:color="auto"/>
          </w:divBdr>
        </w:div>
      </w:divsChild>
    </w:div>
    <w:div w:id="418603327">
      <w:bodyDiv w:val="1"/>
      <w:marLeft w:val="0"/>
      <w:marRight w:val="0"/>
      <w:marTop w:val="0"/>
      <w:marBottom w:val="0"/>
      <w:divBdr>
        <w:top w:val="none" w:sz="0" w:space="0" w:color="auto"/>
        <w:left w:val="none" w:sz="0" w:space="0" w:color="auto"/>
        <w:bottom w:val="none" w:sz="0" w:space="0" w:color="auto"/>
        <w:right w:val="none" w:sz="0" w:space="0" w:color="auto"/>
      </w:divBdr>
    </w:div>
    <w:div w:id="446121394">
      <w:bodyDiv w:val="1"/>
      <w:marLeft w:val="0"/>
      <w:marRight w:val="0"/>
      <w:marTop w:val="0"/>
      <w:marBottom w:val="0"/>
      <w:divBdr>
        <w:top w:val="none" w:sz="0" w:space="0" w:color="auto"/>
        <w:left w:val="none" w:sz="0" w:space="0" w:color="auto"/>
        <w:bottom w:val="none" w:sz="0" w:space="0" w:color="auto"/>
        <w:right w:val="none" w:sz="0" w:space="0" w:color="auto"/>
      </w:divBdr>
      <w:divsChild>
        <w:div w:id="1829664293">
          <w:marLeft w:val="0"/>
          <w:marRight w:val="0"/>
          <w:marTop w:val="0"/>
          <w:marBottom w:val="0"/>
          <w:divBdr>
            <w:top w:val="none" w:sz="0" w:space="0" w:color="auto"/>
            <w:left w:val="none" w:sz="0" w:space="0" w:color="auto"/>
            <w:bottom w:val="none" w:sz="0" w:space="0" w:color="auto"/>
            <w:right w:val="none" w:sz="0" w:space="0" w:color="auto"/>
          </w:divBdr>
          <w:divsChild>
            <w:div w:id="9036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149">
      <w:bodyDiv w:val="1"/>
      <w:marLeft w:val="0"/>
      <w:marRight w:val="0"/>
      <w:marTop w:val="0"/>
      <w:marBottom w:val="0"/>
      <w:divBdr>
        <w:top w:val="none" w:sz="0" w:space="0" w:color="auto"/>
        <w:left w:val="none" w:sz="0" w:space="0" w:color="auto"/>
        <w:bottom w:val="none" w:sz="0" w:space="0" w:color="auto"/>
        <w:right w:val="none" w:sz="0" w:space="0" w:color="auto"/>
      </w:divBdr>
    </w:div>
    <w:div w:id="481846480">
      <w:bodyDiv w:val="1"/>
      <w:marLeft w:val="0"/>
      <w:marRight w:val="0"/>
      <w:marTop w:val="0"/>
      <w:marBottom w:val="0"/>
      <w:divBdr>
        <w:top w:val="none" w:sz="0" w:space="0" w:color="auto"/>
        <w:left w:val="none" w:sz="0" w:space="0" w:color="auto"/>
        <w:bottom w:val="none" w:sz="0" w:space="0" w:color="auto"/>
        <w:right w:val="none" w:sz="0" w:space="0" w:color="auto"/>
      </w:divBdr>
      <w:divsChild>
        <w:div w:id="1011494469">
          <w:marLeft w:val="0"/>
          <w:marRight w:val="0"/>
          <w:marTop w:val="0"/>
          <w:marBottom w:val="0"/>
          <w:divBdr>
            <w:top w:val="none" w:sz="0" w:space="0" w:color="auto"/>
            <w:left w:val="none" w:sz="0" w:space="0" w:color="auto"/>
            <w:bottom w:val="none" w:sz="0" w:space="0" w:color="auto"/>
            <w:right w:val="none" w:sz="0" w:space="0" w:color="auto"/>
          </w:divBdr>
        </w:div>
      </w:divsChild>
    </w:div>
    <w:div w:id="504397774">
      <w:bodyDiv w:val="1"/>
      <w:marLeft w:val="0"/>
      <w:marRight w:val="0"/>
      <w:marTop w:val="0"/>
      <w:marBottom w:val="0"/>
      <w:divBdr>
        <w:top w:val="none" w:sz="0" w:space="0" w:color="auto"/>
        <w:left w:val="none" w:sz="0" w:space="0" w:color="auto"/>
        <w:bottom w:val="none" w:sz="0" w:space="0" w:color="auto"/>
        <w:right w:val="none" w:sz="0" w:space="0" w:color="auto"/>
      </w:divBdr>
      <w:divsChild>
        <w:div w:id="166679400">
          <w:marLeft w:val="0"/>
          <w:marRight w:val="0"/>
          <w:marTop w:val="0"/>
          <w:marBottom w:val="0"/>
          <w:divBdr>
            <w:top w:val="none" w:sz="0" w:space="0" w:color="auto"/>
            <w:left w:val="none" w:sz="0" w:space="0" w:color="auto"/>
            <w:bottom w:val="single" w:sz="6" w:space="0" w:color="111111"/>
            <w:right w:val="none" w:sz="0" w:space="0" w:color="auto"/>
          </w:divBdr>
        </w:div>
        <w:div w:id="1524637380">
          <w:marLeft w:val="0"/>
          <w:marRight w:val="0"/>
          <w:marTop w:val="0"/>
          <w:marBottom w:val="0"/>
          <w:divBdr>
            <w:top w:val="none" w:sz="0" w:space="0" w:color="auto"/>
            <w:left w:val="none" w:sz="0" w:space="0" w:color="auto"/>
            <w:bottom w:val="single" w:sz="6" w:space="0" w:color="111111"/>
            <w:right w:val="none" w:sz="0" w:space="0" w:color="auto"/>
          </w:divBdr>
        </w:div>
        <w:div w:id="1481532430">
          <w:marLeft w:val="0"/>
          <w:marRight w:val="0"/>
          <w:marTop w:val="0"/>
          <w:marBottom w:val="0"/>
          <w:divBdr>
            <w:top w:val="none" w:sz="0" w:space="0" w:color="auto"/>
            <w:left w:val="none" w:sz="0" w:space="0" w:color="auto"/>
            <w:bottom w:val="single" w:sz="6" w:space="0" w:color="111111"/>
            <w:right w:val="none" w:sz="0" w:space="0" w:color="auto"/>
          </w:divBdr>
        </w:div>
        <w:div w:id="1486044545">
          <w:marLeft w:val="0"/>
          <w:marRight w:val="0"/>
          <w:marTop w:val="240"/>
          <w:marBottom w:val="240"/>
          <w:divBdr>
            <w:top w:val="none" w:sz="0" w:space="0" w:color="auto"/>
            <w:left w:val="none" w:sz="0" w:space="0" w:color="auto"/>
            <w:bottom w:val="none" w:sz="0" w:space="0" w:color="auto"/>
            <w:right w:val="none" w:sz="0" w:space="0" w:color="auto"/>
          </w:divBdr>
          <w:divsChild>
            <w:div w:id="56364886">
              <w:marLeft w:val="-225"/>
              <w:marRight w:val="-225"/>
              <w:marTop w:val="0"/>
              <w:marBottom w:val="0"/>
              <w:divBdr>
                <w:top w:val="none" w:sz="0" w:space="0" w:color="auto"/>
                <w:left w:val="none" w:sz="0" w:space="0" w:color="auto"/>
                <w:bottom w:val="none" w:sz="0" w:space="0" w:color="auto"/>
                <w:right w:val="none" w:sz="0" w:space="0" w:color="auto"/>
              </w:divBdr>
              <w:divsChild>
                <w:div w:id="20339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112838">
      <w:bodyDiv w:val="1"/>
      <w:marLeft w:val="0"/>
      <w:marRight w:val="0"/>
      <w:marTop w:val="0"/>
      <w:marBottom w:val="0"/>
      <w:divBdr>
        <w:top w:val="none" w:sz="0" w:space="0" w:color="auto"/>
        <w:left w:val="none" w:sz="0" w:space="0" w:color="auto"/>
        <w:bottom w:val="none" w:sz="0" w:space="0" w:color="auto"/>
        <w:right w:val="none" w:sz="0" w:space="0" w:color="auto"/>
      </w:divBdr>
    </w:div>
    <w:div w:id="547422391">
      <w:bodyDiv w:val="1"/>
      <w:marLeft w:val="0"/>
      <w:marRight w:val="0"/>
      <w:marTop w:val="0"/>
      <w:marBottom w:val="0"/>
      <w:divBdr>
        <w:top w:val="none" w:sz="0" w:space="0" w:color="auto"/>
        <w:left w:val="none" w:sz="0" w:space="0" w:color="auto"/>
        <w:bottom w:val="none" w:sz="0" w:space="0" w:color="auto"/>
        <w:right w:val="none" w:sz="0" w:space="0" w:color="auto"/>
      </w:divBdr>
    </w:div>
    <w:div w:id="609312219">
      <w:bodyDiv w:val="1"/>
      <w:marLeft w:val="0"/>
      <w:marRight w:val="0"/>
      <w:marTop w:val="0"/>
      <w:marBottom w:val="0"/>
      <w:divBdr>
        <w:top w:val="none" w:sz="0" w:space="0" w:color="auto"/>
        <w:left w:val="none" w:sz="0" w:space="0" w:color="auto"/>
        <w:bottom w:val="none" w:sz="0" w:space="0" w:color="auto"/>
        <w:right w:val="none" w:sz="0" w:space="0" w:color="auto"/>
      </w:divBdr>
    </w:div>
    <w:div w:id="644241820">
      <w:bodyDiv w:val="1"/>
      <w:marLeft w:val="0"/>
      <w:marRight w:val="0"/>
      <w:marTop w:val="0"/>
      <w:marBottom w:val="0"/>
      <w:divBdr>
        <w:top w:val="none" w:sz="0" w:space="0" w:color="auto"/>
        <w:left w:val="none" w:sz="0" w:space="0" w:color="auto"/>
        <w:bottom w:val="none" w:sz="0" w:space="0" w:color="auto"/>
        <w:right w:val="none" w:sz="0" w:space="0" w:color="auto"/>
      </w:divBdr>
    </w:div>
    <w:div w:id="673384638">
      <w:bodyDiv w:val="1"/>
      <w:marLeft w:val="0"/>
      <w:marRight w:val="0"/>
      <w:marTop w:val="0"/>
      <w:marBottom w:val="0"/>
      <w:divBdr>
        <w:top w:val="none" w:sz="0" w:space="0" w:color="auto"/>
        <w:left w:val="none" w:sz="0" w:space="0" w:color="auto"/>
        <w:bottom w:val="none" w:sz="0" w:space="0" w:color="auto"/>
        <w:right w:val="none" w:sz="0" w:space="0" w:color="auto"/>
      </w:divBdr>
      <w:divsChild>
        <w:div w:id="878973287">
          <w:marLeft w:val="0"/>
          <w:marRight w:val="0"/>
          <w:marTop w:val="0"/>
          <w:marBottom w:val="0"/>
          <w:divBdr>
            <w:top w:val="none" w:sz="0" w:space="0" w:color="auto"/>
            <w:left w:val="none" w:sz="0" w:space="0" w:color="auto"/>
            <w:bottom w:val="none" w:sz="0" w:space="0" w:color="auto"/>
            <w:right w:val="none" w:sz="0" w:space="0" w:color="auto"/>
          </w:divBdr>
          <w:divsChild>
            <w:div w:id="10612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844">
      <w:bodyDiv w:val="1"/>
      <w:marLeft w:val="0"/>
      <w:marRight w:val="0"/>
      <w:marTop w:val="0"/>
      <w:marBottom w:val="0"/>
      <w:divBdr>
        <w:top w:val="none" w:sz="0" w:space="0" w:color="auto"/>
        <w:left w:val="none" w:sz="0" w:space="0" w:color="auto"/>
        <w:bottom w:val="none" w:sz="0" w:space="0" w:color="auto"/>
        <w:right w:val="none" w:sz="0" w:space="0" w:color="auto"/>
      </w:divBdr>
      <w:divsChild>
        <w:div w:id="782845701">
          <w:marLeft w:val="0"/>
          <w:marRight w:val="0"/>
          <w:marTop w:val="240"/>
          <w:marBottom w:val="240"/>
          <w:divBdr>
            <w:top w:val="none" w:sz="0" w:space="0" w:color="auto"/>
            <w:left w:val="none" w:sz="0" w:space="0" w:color="auto"/>
            <w:bottom w:val="none" w:sz="0" w:space="0" w:color="auto"/>
            <w:right w:val="none" w:sz="0" w:space="0" w:color="auto"/>
          </w:divBdr>
          <w:divsChild>
            <w:div w:id="520749467">
              <w:marLeft w:val="-225"/>
              <w:marRight w:val="-225"/>
              <w:marTop w:val="0"/>
              <w:marBottom w:val="0"/>
              <w:divBdr>
                <w:top w:val="none" w:sz="0" w:space="0" w:color="auto"/>
                <w:left w:val="none" w:sz="0" w:space="0" w:color="auto"/>
                <w:bottom w:val="none" w:sz="0" w:space="0" w:color="auto"/>
                <w:right w:val="none" w:sz="0" w:space="0" w:color="auto"/>
              </w:divBdr>
              <w:divsChild>
                <w:div w:id="5629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80642">
      <w:bodyDiv w:val="1"/>
      <w:marLeft w:val="0"/>
      <w:marRight w:val="0"/>
      <w:marTop w:val="0"/>
      <w:marBottom w:val="0"/>
      <w:divBdr>
        <w:top w:val="none" w:sz="0" w:space="0" w:color="auto"/>
        <w:left w:val="none" w:sz="0" w:space="0" w:color="auto"/>
        <w:bottom w:val="none" w:sz="0" w:space="0" w:color="auto"/>
        <w:right w:val="none" w:sz="0" w:space="0" w:color="auto"/>
      </w:divBdr>
      <w:divsChild>
        <w:div w:id="1674184031">
          <w:marLeft w:val="0"/>
          <w:marRight w:val="0"/>
          <w:marTop w:val="0"/>
          <w:marBottom w:val="0"/>
          <w:divBdr>
            <w:top w:val="none" w:sz="0" w:space="0" w:color="auto"/>
            <w:left w:val="none" w:sz="0" w:space="0" w:color="auto"/>
            <w:bottom w:val="none" w:sz="0" w:space="0" w:color="auto"/>
            <w:right w:val="none" w:sz="0" w:space="0" w:color="auto"/>
          </w:divBdr>
        </w:div>
      </w:divsChild>
    </w:div>
    <w:div w:id="713887499">
      <w:bodyDiv w:val="1"/>
      <w:marLeft w:val="0"/>
      <w:marRight w:val="0"/>
      <w:marTop w:val="0"/>
      <w:marBottom w:val="0"/>
      <w:divBdr>
        <w:top w:val="none" w:sz="0" w:space="0" w:color="auto"/>
        <w:left w:val="none" w:sz="0" w:space="0" w:color="auto"/>
        <w:bottom w:val="none" w:sz="0" w:space="0" w:color="auto"/>
        <w:right w:val="none" w:sz="0" w:space="0" w:color="auto"/>
      </w:divBdr>
      <w:divsChild>
        <w:div w:id="333995853">
          <w:marLeft w:val="0"/>
          <w:marRight w:val="0"/>
          <w:marTop w:val="0"/>
          <w:marBottom w:val="0"/>
          <w:divBdr>
            <w:top w:val="none" w:sz="0" w:space="0" w:color="auto"/>
            <w:left w:val="none" w:sz="0" w:space="0" w:color="auto"/>
            <w:bottom w:val="none" w:sz="0" w:space="0" w:color="auto"/>
            <w:right w:val="none" w:sz="0" w:space="0" w:color="auto"/>
          </w:divBdr>
        </w:div>
      </w:divsChild>
    </w:div>
    <w:div w:id="739838331">
      <w:bodyDiv w:val="1"/>
      <w:marLeft w:val="0"/>
      <w:marRight w:val="0"/>
      <w:marTop w:val="0"/>
      <w:marBottom w:val="0"/>
      <w:divBdr>
        <w:top w:val="none" w:sz="0" w:space="0" w:color="auto"/>
        <w:left w:val="none" w:sz="0" w:space="0" w:color="auto"/>
        <w:bottom w:val="none" w:sz="0" w:space="0" w:color="auto"/>
        <w:right w:val="none" w:sz="0" w:space="0" w:color="auto"/>
      </w:divBdr>
      <w:divsChild>
        <w:div w:id="647711654">
          <w:marLeft w:val="0"/>
          <w:marRight w:val="0"/>
          <w:marTop w:val="0"/>
          <w:marBottom w:val="0"/>
          <w:divBdr>
            <w:top w:val="none" w:sz="0" w:space="0" w:color="auto"/>
            <w:left w:val="none" w:sz="0" w:space="0" w:color="auto"/>
            <w:bottom w:val="none" w:sz="0" w:space="0" w:color="auto"/>
            <w:right w:val="none" w:sz="0" w:space="0" w:color="auto"/>
          </w:divBdr>
          <w:divsChild>
            <w:div w:id="6217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6264">
      <w:bodyDiv w:val="1"/>
      <w:marLeft w:val="0"/>
      <w:marRight w:val="0"/>
      <w:marTop w:val="0"/>
      <w:marBottom w:val="0"/>
      <w:divBdr>
        <w:top w:val="none" w:sz="0" w:space="0" w:color="auto"/>
        <w:left w:val="none" w:sz="0" w:space="0" w:color="auto"/>
        <w:bottom w:val="none" w:sz="0" w:space="0" w:color="auto"/>
        <w:right w:val="none" w:sz="0" w:space="0" w:color="auto"/>
      </w:divBdr>
    </w:div>
    <w:div w:id="779616370">
      <w:bodyDiv w:val="1"/>
      <w:marLeft w:val="0"/>
      <w:marRight w:val="0"/>
      <w:marTop w:val="0"/>
      <w:marBottom w:val="0"/>
      <w:divBdr>
        <w:top w:val="none" w:sz="0" w:space="0" w:color="auto"/>
        <w:left w:val="none" w:sz="0" w:space="0" w:color="auto"/>
        <w:bottom w:val="none" w:sz="0" w:space="0" w:color="auto"/>
        <w:right w:val="none" w:sz="0" w:space="0" w:color="auto"/>
      </w:divBdr>
      <w:divsChild>
        <w:div w:id="803230674">
          <w:marLeft w:val="0"/>
          <w:marRight w:val="0"/>
          <w:marTop w:val="240"/>
          <w:marBottom w:val="240"/>
          <w:divBdr>
            <w:top w:val="none" w:sz="0" w:space="0" w:color="auto"/>
            <w:left w:val="none" w:sz="0" w:space="0" w:color="auto"/>
            <w:bottom w:val="none" w:sz="0" w:space="0" w:color="auto"/>
            <w:right w:val="none" w:sz="0" w:space="0" w:color="auto"/>
          </w:divBdr>
          <w:divsChild>
            <w:div w:id="2066177215">
              <w:marLeft w:val="-225"/>
              <w:marRight w:val="-225"/>
              <w:marTop w:val="0"/>
              <w:marBottom w:val="0"/>
              <w:divBdr>
                <w:top w:val="none" w:sz="0" w:space="0" w:color="auto"/>
                <w:left w:val="none" w:sz="0" w:space="0" w:color="auto"/>
                <w:bottom w:val="none" w:sz="0" w:space="0" w:color="auto"/>
                <w:right w:val="none" w:sz="0" w:space="0" w:color="auto"/>
              </w:divBdr>
              <w:divsChild>
                <w:div w:id="12725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8492">
      <w:bodyDiv w:val="1"/>
      <w:marLeft w:val="0"/>
      <w:marRight w:val="0"/>
      <w:marTop w:val="0"/>
      <w:marBottom w:val="0"/>
      <w:divBdr>
        <w:top w:val="none" w:sz="0" w:space="0" w:color="auto"/>
        <w:left w:val="none" w:sz="0" w:space="0" w:color="auto"/>
        <w:bottom w:val="none" w:sz="0" w:space="0" w:color="auto"/>
        <w:right w:val="none" w:sz="0" w:space="0" w:color="auto"/>
      </w:divBdr>
      <w:divsChild>
        <w:div w:id="373896637">
          <w:marLeft w:val="0"/>
          <w:marRight w:val="0"/>
          <w:marTop w:val="240"/>
          <w:marBottom w:val="240"/>
          <w:divBdr>
            <w:top w:val="none" w:sz="0" w:space="0" w:color="auto"/>
            <w:left w:val="none" w:sz="0" w:space="0" w:color="auto"/>
            <w:bottom w:val="none" w:sz="0" w:space="0" w:color="auto"/>
            <w:right w:val="none" w:sz="0" w:space="0" w:color="auto"/>
          </w:divBdr>
          <w:divsChild>
            <w:div w:id="730349186">
              <w:marLeft w:val="-225"/>
              <w:marRight w:val="-225"/>
              <w:marTop w:val="0"/>
              <w:marBottom w:val="0"/>
              <w:divBdr>
                <w:top w:val="none" w:sz="0" w:space="0" w:color="auto"/>
                <w:left w:val="none" w:sz="0" w:space="0" w:color="auto"/>
                <w:bottom w:val="none" w:sz="0" w:space="0" w:color="auto"/>
                <w:right w:val="none" w:sz="0" w:space="0" w:color="auto"/>
              </w:divBdr>
              <w:divsChild>
                <w:div w:id="3253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1735">
      <w:bodyDiv w:val="1"/>
      <w:marLeft w:val="0"/>
      <w:marRight w:val="0"/>
      <w:marTop w:val="0"/>
      <w:marBottom w:val="0"/>
      <w:divBdr>
        <w:top w:val="none" w:sz="0" w:space="0" w:color="auto"/>
        <w:left w:val="none" w:sz="0" w:space="0" w:color="auto"/>
        <w:bottom w:val="none" w:sz="0" w:space="0" w:color="auto"/>
        <w:right w:val="none" w:sz="0" w:space="0" w:color="auto"/>
      </w:divBdr>
    </w:div>
    <w:div w:id="978268183">
      <w:bodyDiv w:val="1"/>
      <w:marLeft w:val="0"/>
      <w:marRight w:val="0"/>
      <w:marTop w:val="0"/>
      <w:marBottom w:val="0"/>
      <w:divBdr>
        <w:top w:val="none" w:sz="0" w:space="0" w:color="auto"/>
        <w:left w:val="none" w:sz="0" w:space="0" w:color="auto"/>
        <w:bottom w:val="none" w:sz="0" w:space="0" w:color="auto"/>
        <w:right w:val="none" w:sz="0" w:space="0" w:color="auto"/>
      </w:divBdr>
      <w:divsChild>
        <w:div w:id="1775124826">
          <w:marLeft w:val="0"/>
          <w:marRight w:val="0"/>
          <w:marTop w:val="0"/>
          <w:marBottom w:val="0"/>
          <w:divBdr>
            <w:top w:val="none" w:sz="0" w:space="0" w:color="auto"/>
            <w:left w:val="none" w:sz="0" w:space="0" w:color="auto"/>
            <w:bottom w:val="none" w:sz="0" w:space="0" w:color="auto"/>
            <w:right w:val="none" w:sz="0" w:space="0" w:color="auto"/>
          </w:divBdr>
        </w:div>
      </w:divsChild>
    </w:div>
    <w:div w:id="1047491477">
      <w:bodyDiv w:val="1"/>
      <w:marLeft w:val="0"/>
      <w:marRight w:val="0"/>
      <w:marTop w:val="0"/>
      <w:marBottom w:val="0"/>
      <w:divBdr>
        <w:top w:val="none" w:sz="0" w:space="0" w:color="auto"/>
        <w:left w:val="none" w:sz="0" w:space="0" w:color="auto"/>
        <w:bottom w:val="none" w:sz="0" w:space="0" w:color="auto"/>
        <w:right w:val="none" w:sz="0" w:space="0" w:color="auto"/>
      </w:divBdr>
      <w:divsChild>
        <w:div w:id="859470272">
          <w:marLeft w:val="0"/>
          <w:marRight w:val="0"/>
          <w:marTop w:val="0"/>
          <w:marBottom w:val="0"/>
          <w:divBdr>
            <w:top w:val="none" w:sz="0" w:space="0" w:color="auto"/>
            <w:left w:val="none" w:sz="0" w:space="0" w:color="auto"/>
            <w:bottom w:val="single" w:sz="6" w:space="0" w:color="111111"/>
            <w:right w:val="none" w:sz="0" w:space="0" w:color="auto"/>
          </w:divBdr>
        </w:div>
        <w:div w:id="1991328529">
          <w:marLeft w:val="0"/>
          <w:marRight w:val="0"/>
          <w:marTop w:val="0"/>
          <w:marBottom w:val="0"/>
          <w:divBdr>
            <w:top w:val="none" w:sz="0" w:space="0" w:color="auto"/>
            <w:left w:val="none" w:sz="0" w:space="0" w:color="auto"/>
            <w:bottom w:val="single" w:sz="6" w:space="0" w:color="111111"/>
            <w:right w:val="none" w:sz="0" w:space="0" w:color="auto"/>
          </w:divBdr>
        </w:div>
        <w:div w:id="170606546">
          <w:marLeft w:val="0"/>
          <w:marRight w:val="0"/>
          <w:marTop w:val="0"/>
          <w:marBottom w:val="0"/>
          <w:divBdr>
            <w:top w:val="none" w:sz="0" w:space="0" w:color="auto"/>
            <w:left w:val="none" w:sz="0" w:space="0" w:color="auto"/>
            <w:bottom w:val="single" w:sz="6" w:space="0" w:color="111111"/>
            <w:right w:val="none" w:sz="0" w:space="0" w:color="auto"/>
          </w:divBdr>
        </w:div>
        <w:div w:id="215943857">
          <w:marLeft w:val="0"/>
          <w:marRight w:val="0"/>
          <w:marTop w:val="240"/>
          <w:marBottom w:val="240"/>
          <w:divBdr>
            <w:top w:val="none" w:sz="0" w:space="0" w:color="auto"/>
            <w:left w:val="none" w:sz="0" w:space="0" w:color="auto"/>
            <w:bottom w:val="none" w:sz="0" w:space="0" w:color="auto"/>
            <w:right w:val="none" w:sz="0" w:space="0" w:color="auto"/>
          </w:divBdr>
          <w:divsChild>
            <w:div w:id="372198395">
              <w:marLeft w:val="-225"/>
              <w:marRight w:val="-225"/>
              <w:marTop w:val="0"/>
              <w:marBottom w:val="0"/>
              <w:divBdr>
                <w:top w:val="none" w:sz="0" w:space="0" w:color="auto"/>
                <w:left w:val="none" w:sz="0" w:space="0" w:color="auto"/>
                <w:bottom w:val="none" w:sz="0" w:space="0" w:color="auto"/>
                <w:right w:val="none" w:sz="0" w:space="0" w:color="auto"/>
              </w:divBdr>
              <w:divsChild>
                <w:div w:id="11788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7213">
      <w:bodyDiv w:val="1"/>
      <w:marLeft w:val="0"/>
      <w:marRight w:val="0"/>
      <w:marTop w:val="0"/>
      <w:marBottom w:val="0"/>
      <w:divBdr>
        <w:top w:val="none" w:sz="0" w:space="0" w:color="auto"/>
        <w:left w:val="none" w:sz="0" w:space="0" w:color="auto"/>
        <w:bottom w:val="none" w:sz="0" w:space="0" w:color="auto"/>
        <w:right w:val="none" w:sz="0" w:space="0" w:color="auto"/>
      </w:divBdr>
      <w:divsChild>
        <w:div w:id="1980501595">
          <w:marLeft w:val="0"/>
          <w:marRight w:val="0"/>
          <w:marTop w:val="0"/>
          <w:marBottom w:val="0"/>
          <w:divBdr>
            <w:top w:val="none" w:sz="0" w:space="0" w:color="auto"/>
            <w:left w:val="none" w:sz="0" w:space="0" w:color="auto"/>
            <w:bottom w:val="none" w:sz="0" w:space="0" w:color="auto"/>
            <w:right w:val="none" w:sz="0" w:space="0" w:color="auto"/>
          </w:divBdr>
        </w:div>
      </w:divsChild>
    </w:div>
    <w:div w:id="1107039118">
      <w:bodyDiv w:val="1"/>
      <w:marLeft w:val="0"/>
      <w:marRight w:val="0"/>
      <w:marTop w:val="0"/>
      <w:marBottom w:val="0"/>
      <w:divBdr>
        <w:top w:val="none" w:sz="0" w:space="0" w:color="auto"/>
        <w:left w:val="none" w:sz="0" w:space="0" w:color="auto"/>
        <w:bottom w:val="none" w:sz="0" w:space="0" w:color="auto"/>
        <w:right w:val="none" w:sz="0" w:space="0" w:color="auto"/>
      </w:divBdr>
      <w:divsChild>
        <w:div w:id="254827445">
          <w:marLeft w:val="0"/>
          <w:marRight w:val="0"/>
          <w:marTop w:val="0"/>
          <w:marBottom w:val="0"/>
          <w:divBdr>
            <w:top w:val="none" w:sz="0" w:space="0" w:color="auto"/>
            <w:left w:val="none" w:sz="0" w:space="0" w:color="auto"/>
            <w:bottom w:val="none" w:sz="0" w:space="0" w:color="auto"/>
            <w:right w:val="none" w:sz="0" w:space="0" w:color="auto"/>
          </w:divBdr>
          <w:divsChild>
            <w:div w:id="16910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6509">
      <w:bodyDiv w:val="1"/>
      <w:marLeft w:val="0"/>
      <w:marRight w:val="0"/>
      <w:marTop w:val="0"/>
      <w:marBottom w:val="0"/>
      <w:divBdr>
        <w:top w:val="none" w:sz="0" w:space="0" w:color="auto"/>
        <w:left w:val="none" w:sz="0" w:space="0" w:color="auto"/>
        <w:bottom w:val="none" w:sz="0" w:space="0" w:color="auto"/>
        <w:right w:val="none" w:sz="0" w:space="0" w:color="auto"/>
      </w:divBdr>
    </w:div>
    <w:div w:id="1213007941">
      <w:bodyDiv w:val="1"/>
      <w:marLeft w:val="0"/>
      <w:marRight w:val="0"/>
      <w:marTop w:val="0"/>
      <w:marBottom w:val="0"/>
      <w:divBdr>
        <w:top w:val="none" w:sz="0" w:space="0" w:color="auto"/>
        <w:left w:val="none" w:sz="0" w:space="0" w:color="auto"/>
        <w:bottom w:val="none" w:sz="0" w:space="0" w:color="auto"/>
        <w:right w:val="none" w:sz="0" w:space="0" w:color="auto"/>
      </w:divBdr>
    </w:div>
    <w:div w:id="1249538221">
      <w:bodyDiv w:val="1"/>
      <w:marLeft w:val="0"/>
      <w:marRight w:val="0"/>
      <w:marTop w:val="0"/>
      <w:marBottom w:val="0"/>
      <w:divBdr>
        <w:top w:val="none" w:sz="0" w:space="0" w:color="auto"/>
        <w:left w:val="none" w:sz="0" w:space="0" w:color="auto"/>
        <w:bottom w:val="none" w:sz="0" w:space="0" w:color="auto"/>
        <w:right w:val="none" w:sz="0" w:space="0" w:color="auto"/>
      </w:divBdr>
      <w:divsChild>
        <w:div w:id="751778959">
          <w:marLeft w:val="0"/>
          <w:marRight w:val="0"/>
          <w:marTop w:val="0"/>
          <w:marBottom w:val="0"/>
          <w:divBdr>
            <w:top w:val="none" w:sz="0" w:space="0" w:color="auto"/>
            <w:left w:val="none" w:sz="0" w:space="0" w:color="auto"/>
            <w:bottom w:val="none" w:sz="0" w:space="0" w:color="auto"/>
            <w:right w:val="none" w:sz="0" w:space="0" w:color="auto"/>
          </w:divBdr>
          <w:divsChild>
            <w:div w:id="12910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867300">
      <w:bodyDiv w:val="1"/>
      <w:marLeft w:val="0"/>
      <w:marRight w:val="0"/>
      <w:marTop w:val="0"/>
      <w:marBottom w:val="0"/>
      <w:divBdr>
        <w:top w:val="none" w:sz="0" w:space="0" w:color="auto"/>
        <w:left w:val="none" w:sz="0" w:space="0" w:color="auto"/>
        <w:bottom w:val="none" w:sz="0" w:space="0" w:color="auto"/>
        <w:right w:val="none" w:sz="0" w:space="0" w:color="auto"/>
      </w:divBdr>
      <w:divsChild>
        <w:div w:id="1130980511">
          <w:marLeft w:val="0"/>
          <w:marRight w:val="0"/>
          <w:marTop w:val="240"/>
          <w:marBottom w:val="240"/>
          <w:divBdr>
            <w:top w:val="none" w:sz="0" w:space="0" w:color="auto"/>
            <w:left w:val="none" w:sz="0" w:space="0" w:color="auto"/>
            <w:bottom w:val="none" w:sz="0" w:space="0" w:color="auto"/>
            <w:right w:val="none" w:sz="0" w:space="0" w:color="auto"/>
          </w:divBdr>
          <w:divsChild>
            <w:div w:id="1723366630">
              <w:marLeft w:val="-225"/>
              <w:marRight w:val="-225"/>
              <w:marTop w:val="0"/>
              <w:marBottom w:val="0"/>
              <w:divBdr>
                <w:top w:val="none" w:sz="0" w:space="0" w:color="auto"/>
                <w:left w:val="none" w:sz="0" w:space="0" w:color="auto"/>
                <w:bottom w:val="none" w:sz="0" w:space="0" w:color="auto"/>
                <w:right w:val="none" w:sz="0" w:space="0" w:color="auto"/>
              </w:divBdr>
              <w:divsChild>
                <w:div w:id="116080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4083">
      <w:bodyDiv w:val="1"/>
      <w:marLeft w:val="0"/>
      <w:marRight w:val="0"/>
      <w:marTop w:val="0"/>
      <w:marBottom w:val="0"/>
      <w:divBdr>
        <w:top w:val="none" w:sz="0" w:space="0" w:color="auto"/>
        <w:left w:val="none" w:sz="0" w:space="0" w:color="auto"/>
        <w:bottom w:val="none" w:sz="0" w:space="0" w:color="auto"/>
        <w:right w:val="none" w:sz="0" w:space="0" w:color="auto"/>
      </w:divBdr>
      <w:divsChild>
        <w:div w:id="1843818766">
          <w:marLeft w:val="0"/>
          <w:marRight w:val="0"/>
          <w:marTop w:val="0"/>
          <w:marBottom w:val="0"/>
          <w:divBdr>
            <w:top w:val="none" w:sz="0" w:space="0" w:color="auto"/>
            <w:left w:val="none" w:sz="0" w:space="0" w:color="auto"/>
            <w:bottom w:val="none" w:sz="0" w:space="0" w:color="auto"/>
            <w:right w:val="none" w:sz="0" w:space="0" w:color="auto"/>
          </w:divBdr>
        </w:div>
      </w:divsChild>
    </w:div>
    <w:div w:id="1293750146">
      <w:bodyDiv w:val="1"/>
      <w:marLeft w:val="0"/>
      <w:marRight w:val="0"/>
      <w:marTop w:val="0"/>
      <w:marBottom w:val="0"/>
      <w:divBdr>
        <w:top w:val="none" w:sz="0" w:space="0" w:color="auto"/>
        <w:left w:val="none" w:sz="0" w:space="0" w:color="auto"/>
        <w:bottom w:val="none" w:sz="0" w:space="0" w:color="auto"/>
        <w:right w:val="none" w:sz="0" w:space="0" w:color="auto"/>
      </w:divBdr>
      <w:divsChild>
        <w:div w:id="142502422">
          <w:marLeft w:val="0"/>
          <w:marRight w:val="0"/>
          <w:marTop w:val="0"/>
          <w:marBottom w:val="0"/>
          <w:divBdr>
            <w:top w:val="none" w:sz="0" w:space="0" w:color="auto"/>
            <w:left w:val="none" w:sz="0" w:space="0" w:color="auto"/>
            <w:bottom w:val="none" w:sz="0" w:space="0" w:color="auto"/>
            <w:right w:val="none" w:sz="0" w:space="0" w:color="auto"/>
          </w:divBdr>
          <w:divsChild>
            <w:div w:id="1936596901">
              <w:marLeft w:val="0"/>
              <w:marRight w:val="0"/>
              <w:marTop w:val="0"/>
              <w:marBottom w:val="0"/>
              <w:divBdr>
                <w:top w:val="none" w:sz="0" w:space="0" w:color="auto"/>
                <w:left w:val="none" w:sz="0" w:space="0" w:color="auto"/>
                <w:bottom w:val="none" w:sz="0" w:space="0" w:color="auto"/>
                <w:right w:val="none" w:sz="0" w:space="0" w:color="auto"/>
              </w:divBdr>
              <w:divsChild>
                <w:div w:id="166755376">
                  <w:marLeft w:val="0"/>
                  <w:marRight w:val="0"/>
                  <w:marTop w:val="240"/>
                  <w:marBottom w:val="240"/>
                  <w:divBdr>
                    <w:top w:val="none" w:sz="0" w:space="0" w:color="auto"/>
                    <w:left w:val="none" w:sz="0" w:space="0" w:color="auto"/>
                    <w:bottom w:val="none" w:sz="0" w:space="0" w:color="auto"/>
                    <w:right w:val="none" w:sz="0" w:space="0" w:color="auto"/>
                  </w:divBdr>
                  <w:divsChild>
                    <w:div w:id="896235041">
                      <w:marLeft w:val="-225"/>
                      <w:marRight w:val="-225"/>
                      <w:marTop w:val="0"/>
                      <w:marBottom w:val="0"/>
                      <w:divBdr>
                        <w:top w:val="none" w:sz="0" w:space="0" w:color="auto"/>
                        <w:left w:val="none" w:sz="0" w:space="0" w:color="auto"/>
                        <w:bottom w:val="none" w:sz="0" w:space="0" w:color="auto"/>
                        <w:right w:val="none" w:sz="0" w:space="0" w:color="auto"/>
                      </w:divBdr>
                      <w:divsChild>
                        <w:div w:id="951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151">
          <w:marLeft w:val="0"/>
          <w:marRight w:val="0"/>
          <w:marTop w:val="0"/>
          <w:marBottom w:val="0"/>
          <w:divBdr>
            <w:top w:val="none" w:sz="0" w:space="0" w:color="auto"/>
            <w:left w:val="none" w:sz="0" w:space="0" w:color="auto"/>
            <w:bottom w:val="none" w:sz="0" w:space="0" w:color="auto"/>
            <w:right w:val="none" w:sz="0" w:space="0" w:color="auto"/>
          </w:divBdr>
        </w:div>
      </w:divsChild>
    </w:div>
    <w:div w:id="1297758787">
      <w:bodyDiv w:val="1"/>
      <w:marLeft w:val="0"/>
      <w:marRight w:val="0"/>
      <w:marTop w:val="0"/>
      <w:marBottom w:val="0"/>
      <w:divBdr>
        <w:top w:val="none" w:sz="0" w:space="0" w:color="auto"/>
        <w:left w:val="none" w:sz="0" w:space="0" w:color="auto"/>
        <w:bottom w:val="none" w:sz="0" w:space="0" w:color="auto"/>
        <w:right w:val="none" w:sz="0" w:space="0" w:color="auto"/>
      </w:divBdr>
      <w:divsChild>
        <w:div w:id="1062405849">
          <w:marLeft w:val="0"/>
          <w:marRight w:val="0"/>
          <w:marTop w:val="0"/>
          <w:marBottom w:val="0"/>
          <w:divBdr>
            <w:top w:val="none" w:sz="0" w:space="0" w:color="auto"/>
            <w:left w:val="none" w:sz="0" w:space="0" w:color="auto"/>
            <w:bottom w:val="none" w:sz="0" w:space="0" w:color="auto"/>
            <w:right w:val="none" w:sz="0" w:space="0" w:color="auto"/>
          </w:divBdr>
          <w:divsChild>
            <w:div w:id="13942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9461">
      <w:bodyDiv w:val="1"/>
      <w:marLeft w:val="0"/>
      <w:marRight w:val="0"/>
      <w:marTop w:val="0"/>
      <w:marBottom w:val="0"/>
      <w:divBdr>
        <w:top w:val="none" w:sz="0" w:space="0" w:color="auto"/>
        <w:left w:val="none" w:sz="0" w:space="0" w:color="auto"/>
        <w:bottom w:val="none" w:sz="0" w:space="0" w:color="auto"/>
        <w:right w:val="none" w:sz="0" w:space="0" w:color="auto"/>
      </w:divBdr>
      <w:divsChild>
        <w:div w:id="2041971868">
          <w:marLeft w:val="0"/>
          <w:marRight w:val="0"/>
          <w:marTop w:val="0"/>
          <w:marBottom w:val="0"/>
          <w:divBdr>
            <w:top w:val="none" w:sz="0" w:space="0" w:color="auto"/>
            <w:left w:val="none" w:sz="0" w:space="0" w:color="auto"/>
            <w:bottom w:val="none" w:sz="0" w:space="0" w:color="auto"/>
            <w:right w:val="none" w:sz="0" w:space="0" w:color="auto"/>
          </w:divBdr>
        </w:div>
      </w:divsChild>
    </w:div>
    <w:div w:id="1457330732">
      <w:bodyDiv w:val="1"/>
      <w:marLeft w:val="0"/>
      <w:marRight w:val="0"/>
      <w:marTop w:val="0"/>
      <w:marBottom w:val="0"/>
      <w:divBdr>
        <w:top w:val="none" w:sz="0" w:space="0" w:color="auto"/>
        <w:left w:val="none" w:sz="0" w:space="0" w:color="auto"/>
        <w:bottom w:val="none" w:sz="0" w:space="0" w:color="auto"/>
        <w:right w:val="none" w:sz="0" w:space="0" w:color="auto"/>
      </w:divBdr>
      <w:divsChild>
        <w:div w:id="826163634">
          <w:marLeft w:val="0"/>
          <w:marRight w:val="0"/>
          <w:marTop w:val="0"/>
          <w:marBottom w:val="0"/>
          <w:divBdr>
            <w:top w:val="none" w:sz="0" w:space="0" w:color="auto"/>
            <w:left w:val="none" w:sz="0" w:space="0" w:color="auto"/>
            <w:bottom w:val="none" w:sz="0" w:space="0" w:color="auto"/>
            <w:right w:val="none" w:sz="0" w:space="0" w:color="auto"/>
          </w:divBdr>
        </w:div>
      </w:divsChild>
    </w:div>
    <w:div w:id="1468476425">
      <w:bodyDiv w:val="1"/>
      <w:marLeft w:val="0"/>
      <w:marRight w:val="0"/>
      <w:marTop w:val="0"/>
      <w:marBottom w:val="0"/>
      <w:divBdr>
        <w:top w:val="none" w:sz="0" w:space="0" w:color="auto"/>
        <w:left w:val="none" w:sz="0" w:space="0" w:color="auto"/>
        <w:bottom w:val="none" w:sz="0" w:space="0" w:color="auto"/>
        <w:right w:val="none" w:sz="0" w:space="0" w:color="auto"/>
      </w:divBdr>
      <w:divsChild>
        <w:div w:id="427124050">
          <w:marLeft w:val="0"/>
          <w:marRight w:val="0"/>
          <w:marTop w:val="0"/>
          <w:marBottom w:val="0"/>
          <w:divBdr>
            <w:top w:val="none" w:sz="0" w:space="0" w:color="auto"/>
            <w:left w:val="none" w:sz="0" w:space="0" w:color="auto"/>
            <w:bottom w:val="single" w:sz="6" w:space="0" w:color="111111"/>
            <w:right w:val="none" w:sz="0" w:space="0" w:color="auto"/>
          </w:divBdr>
        </w:div>
        <w:div w:id="605577791">
          <w:marLeft w:val="0"/>
          <w:marRight w:val="0"/>
          <w:marTop w:val="0"/>
          <w:marBottom w:val="0"/>
          <w:divBdr>
            <w:top w:val="none" w:sz="0" w:space="0" w:color="auto"/>
            <w:left w:val="none" w:sz="0" w:space="0" w:color="auto"/>
            <w:bottom w:val="single" w:sz="6" w:space="0" w:color="111111"/>
            <w:right w:val="none" w:sz="0" w:space="0" w:color="auto"/>
          </w:divBdr>
        </w:div>
        <w:div w:id="645940298">
          <w:marLeft w:val="0"/>
          <w:marRight w:val="0"/>
          <w:marTop w:val="0"/>
          <w:marBottom w:val="0"/>
          <w:divBdr>
            <w:top w:val="none" w:sz="0" w:space="0" w:color="auto"/>
            <w:left w:val="none" w:sz="0" w:space="0" w:color="auto"/>
            <w:bottom w:val="single" w:sz="6" w:space="0" w:color="111111"/>
            <w:right w:val="none" w:sz="0" w:space="0" w:color="auto"/>
          </w:divBdr>
        </w:div>
        <w:div w:id="1316761322">
          <w:marLeft w:val="0"/>
          <w:marRight w:val="0"/>
          <w:marTop w:val="240"/>
          <w:marBottom w:val="240"/>
          <w:divBdr>
            <w:top w:val="none" w:sz="0" w:space="0" w:color="auto"/>
            <w:left w:val="none" w:sz="0" w:space="0" w:color="auto"/>
            <w:bottom w:val="none" w:sz="0" w:space="0" w:color="auto"/>
            <w:right w:val="none" w:sz="0" w:space="0" w:color="auto"/>
          </w:divBdr>
          <w:divsChild>
            <w:div w:id="162159968">
              <w:marLeft w:val="-225"/>
              <w:marRight w:val="-225"/>
              <w:marTop w:val="0"/>
              <w:marBottom w:val="0"/>
              <w:divBdr>
                <w:top w:val="none" w:sz="0" w:space="0" w:color="auto"/>
                <w:left w:val="none" w:sz="0" w:space="0" w:color="auto"/>
                <w:bottom w:val="none" w:sz="0" w:space="0" w:color="auto"/>
                <w:right w:val="none" w:sz="0" w:space="0" w:color="auto"/>
              </w:divBdr>
              <w:divsChild>
                <w:div w:id="16477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96216">
      <w:bodyDiv w:val="1"/>
      <w:marLeft w:val="0"/>
      <w:marRight w:val="0"/>
      <w:marTop w:val="0"/>
      <w:marBottom w:val="0"/>
      <w:divBdr>
        <w:top w:val="none" w:sz="0" w:space="0" w:color="auto"/>
        <w:left w:val="none" w:sz="0" w:space="0" w:color="auto"/>
        <w:bottom w:val="none" w:sz="0" w:space="0" w:color="auto"/>
        <w:right w:val="none" w:sz="0" w:space="0" w:color="auto"/>
      </w:divBdr>
      <w:divsChild>
        <w:div w:id="826748510">
          <w:marLeft w:val="0"/>
          <w:marRight w:val="0"/>
          <w:marTop w:val="0"/>
          <w:marBottom w:val="0"/>
          <w:divBdr>
            <w:top w:val="none" w:sz="0" w:space="0" w:color="auto"/>
            <w:left w:val="none" w:sz="0" w:space="0" w:color="auto"/>
            <w:bottom w:val="none" w:sz="0" w:space="0" w:color="auto"/>
            <w:right w:val="none" w:sz="0" w:space="0" w:color="auto"/>
          </w:divBdr>
          <w:divsChild>
            <w:div w:id="17387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5422">
      <w:bodyDiv w:val="1"/>
      <w:marLeft w:val="0"/>
      <w:marRight w:val="0"/>
      <w:marTop w:val="0"/>
      <w:marBottom w:val="0"/>
      <w:divBdr>
        <w:top w:val="none" w:sz="0" w:space="0" w:color="auto"/>
        <w:left w:val="none" w:sz="0" w:space="0" w:color="auto"/>
        <w:bottom w:val="none" w:sz="0" w:space="0" w:color="auto"/>
        <w:right w:val="none" w:sz="0" w:space="0" w:color="auto"/>
      </w:divBdr>
    </w:div>
    <w:div w:id="1643461477">
      <w:bodyDiv w:val="1"/>
      <w:marLeft w:val="0"/>
      <w:marRight w:val="0"/>
      <w:marTop w:val="0"/>
      <w:marBottom w:val="0"/>
      <w:divBdr>
        <w:top w:val="none" w:sz="0" w:space="0" w:color="auto"/>
        <w:left w:val="none" w:sz="0" w:space="0" w:color="auto"/>
        <w:bottom w:val="none" w:sz="0" w:space="0" w:color="auto"/>
        <w:right w:val="none" w:sz="0" w:space="0" w:color="auto"/>
      </w:divBdr>
      <w:divsChild>
        <w:div w:id="422920249">
          <w:marLeft w:val="0"/>
          <w:marRight w:val="0"/>
          <w:marTop w:val="0"/>
          <w:marBottom w:val="0"/>
          <w:divBdr>
            <w:top w:val="none" w:sz="0" w:space="0" w:color="auto"/>
            <w:left w:val="none" w:sz="0" w:space="0" w:color="auto"/>
            <w:bottom w:val="none" w:sz="0" w:space="0" w:color="auto"/>
            <w:right w:val="none" w:sz="0" w:space="0" w:color="auto"/>
          </w:divBdr>
        </w:div>
      </w:divsChild>
    </w:div>
    <w:div w:id="1700666939">
      <w:bodyDiv w:val="1"/>
      <w:marLeft w:val="0"/>
      <w:marRight w:val="0"/>
      <w:marTop w:val="0"/>
      <w:marBottom w:val="0"/>
      <w:divBdr>
        <w:top w:val="none" w:sz="0" w:space="0" w:color="auto"/>
        <w:left w:val="none" w:sz="0" w:space="0" w:color="auto"/>
        <w:bottom w:val="none" w:sz="0" w:space="0" w:color="auto"/>
        <w:right w:val="none" w:sz="0" w:space="0" w:color="auto"/>
      </w:divBdr>
    </w:div>
    <w:div w:id="1734156296">
      <w:bodyDiv w:val="1"/>
      <w:marLeft w:val="0"/>
      <w:marRight w:val="0"/>
      <w:marTop w:val="0"/>
      <w:marBottom w:val="0"/>
      <w:divBdr>
        <w:top w:val="none" w:sz="0" w:space="0" w:color="auto"/>
        <w:left w:val="none" w:sz="0" w:space="0" w:color="auto"/>
        <w:bottom w:val="none" w:sz="0" w:space="0" w:color="auto"/>
        <w:right w:val="none" w:sz="0" w:space="0" w:color="auto"/>
      </w:divBdr>
      <w:divsChild>
        <w:div w:id="707489432">
          <w:marLeft w:val="0"/>
          <w:marRight w:val="0"/>
          <w:marTop w:val="0"/>
          <w:marBottom w:val="0"/>
          <w:divBdr>
            <w:top w:val="none" w:sz="0" w:space="0" w:color="auto"/>
            <w:left w:val="none" w:sz="0" w:space="0" w:color="auto"/>
            <w:bottom w:val="none" w:sz="0" w:space="0" w:color="auto"/>
            <w:right w:val="none" w:sz="0" w:space="0" w:color="auto"/>
          </w:divBdr>
        </w:div>
      </w:divsChild>
    </w:div>
    <w:div w:id="1828667292">
      <w:bodyDiv w:val="1"/>
      <w:marLeft w:val="0"/>
      <w:marRight w:val="0"/>
      <w:marTop w:val="0"/>
      <w:marBottom w:val="0"/>
      <w:divBdr>
        <w:top w:val="none" w:sz="0" w:space="0" w:color="auto"/>
        <w:left w:val="none" w:sz="0" w:space="0" w:color="auto"/>
        <w:bottom w:val="none" w:sz="0" w:space="0" w:color="auto"/>
        <w:right w:val="none" w:sz="0" w:space="0" w:color="auto"/>
      </w:divBdr>
      <w:divsChild>
        <w:div w:id="649863510">
          <w:marLeft w:val="0"/>
          <w:marRight w:val="0"/>
          <w:marTop w:val="0"/>
          <w:marBottom w:val="0"/>
          <w:divBdr>
            <w:top w:val="none" w:sz="0" w:space="0" w:color="auto"/>
            <w:left w:val="none" w:sz="0" w:space="0" w:color="auto"/>
            <w:bottom w:val="none" w:sz="0" w:space="0" w:color="auto"/>
            <w:right w:val="none" w:sz="0" w:space="0" w:color="auto"/>
          </w:divBdr>
        </w:div>
      </w:divsChild>
    </w:div>
    <w:div w:id="1864904276">
      <w:bodyDiv w:val="1"/>
      <w:marLeft w:val="0"/>
      <w:marRight w:val="0"/>
      <w:marTop w:val="0"/>
      <w:marBottom w:val="0"/>
      <w:divBdr>
        <w:top w:val="none" w:sz="0" w:space="0" w:color="auto"/>
        <w:left w:val="none" w:sz="0" w:space="0" w:color="auto"/>
        <w:bottom w:val="none" w:sz="0" w:space="0" w:color="auto"/>
        <w:right w:val="none" w:sz="0" w:space="0" w:color="auto"/>
      </w:divBdr>
      <w:divsChild>
        <w:div w:id="506791082">
          <w:marLeft w:val="0"/>
          <w:marRight w:val="0"/>
          <w:marTop w:val="0"/>
          <w:marBottom w:val="0"/>
          <w:divBdr>
            <w:top w:val="none" w:sz="0" w:space="0" w:color="auto"/>
            <w:left w:val="none" w:sz="0" w:space="0" w:color="auto"/>
            <w:bottom w:val="none" w:sz="0" w:space="0" w:color="auto"/>
            <w:right w:val="none" w:sz="0" w:space="0" w:color="auto"/>
          </w:divBdr>
          <w:divsChild>
            <w:div w:id="16610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00008">
      <w:bodyDiv w:val="1"/>
      <w:marLeft w:val="0"/>
      <w:marRight w:val="0"/>
      <w:marTop w:val="0"/>
      <w:marBottom w:val="0"/>
      <w:divBdr>
        <w:top w:val="none" w:sz="0" w:space="0" w:color="auto"/>
        <w:left w:val="none" w:sz="0" w:space="0" w:color="auto"/>
        <w:bottom w:val="none" w:sz="0" w:space="0" w:color="auto"/>
        <w:right w:val="none" w:sz="0" w:space="0" w:color="auto"/>
      </w:divBdr>
      <w:divsChild>
        <w:div w:id="325014350">
          <w:marLeft w:val="0"/>
          <w:marRight w:val="0"/>
          <w:marTop w:val="0"/>
          <w:marBottom w:val="0"/>
          <w:divBdr>
            <w:top w:val="none" w:sz="0" w:space="0" w:color="auto"/>
            <w:left w:val="none" w:sz="0" w:space="0" w:color="auto"/>
            <w:bottom w:val="none" w:sz="0" w:space="0" w:color="auto"/>
            <w:right w:val="none" w:sz="0" w:space="0" w:color="auto"/>
          </w:divBdr>
          <w:divsChild>
            <w:div w:id="9392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02199">
      <w:bodyDiv w:val="1"/>
      <w:marLeft w:val="0"/>
      <w:marRight w:val="0"/>
      <w:marTop w:val="0"/>
      <w:marBottom w:val="0"/>
      <w:divBdr>
        <w:top w:val="none" w:sz="0" w:space="0" w:color="auto"/>
        <w:left w:val="none" w:sz="0" w:space="0" w:color="auto"/>
        <w:bottom w:val="none" w:sz="0" w:space="0" w:color="auto"/>
        <w:right w:val="none" w:sz="0" w:space="0" w:color="auto"/>
      </w:divBdr>
    </w:div>
    <w:div w:id="1976831689">
      <w:bodyDiv w:val="1"/>
      <w:marLeft w:val="0"/>
      <w:marRight w:val="0"/>
      <w:marTop w:val="0"/>
      <w:marBottom w:val="0"/>
      <w:divBdr>
        <w:top w:val="none" w:sz="0" w:space="0" w:color="auto"/>
        <w:left w:val="none" w:sz="0" w:space="0" w:color="auto"/>
        <w:bottom w:val="none" w:sz="0" w:space="0" w:color="auto"/>
        <w:right w:val="none" w:sz="0" w:space="0" w:color="auto"/>
      </w:divBdr>
    </w:div>
    <w:div w:id="2020740705">
      <w:bodyDiv w:val="1"/>
      <w:marLeft w:val="0"/>
      <w:marRight w:val="0"/>
      <w:marTop w:val="0"/>
      <w:marBottom w:val="0"/>
      <w:divBdr>
        <w:top w:val="none" w:sz="0" w:space="0" w:color="auto"/>
        <w:left w:val="none" w:sz="0" w:space="0" w:color="auto"/>
        <w:bottom w:val="none" w:sz="0" w:space="0" w:color="auto"/>
        <w:right w:val="none" w:sz="0" w:space="0" w:color="auto"/>
      </w:divBdr>
      <w:divsChild>
        <w:div w:id="264536033">
          <w:marLeft w:val="0"/>
          <w:marRight w:val="0"/>
          <w:marTop w:val="0"/>
          <w:marBottom w:val="0"/>
          <w:divBdr>
            <w:top w:val="none" w:sz="0" w:space="0" w:color="auto"/>
            <w:left w:val="none" w:sz="0" w:space="0" w:color="auto"/>
            <w:bottom w:val="none" w:sz="0" w:space="0" w:color="auto"/>
            <w:right w:val="none" w:sz="0" w:space="0" w:color="auto"/>
          </w:divBdr>
        </w:div>
      </w:divsChild>
    </w:div>
    <w:div w:id="2022008273">
      <w:bodyDiv w:val="1"/>
      <w:marLeft w:val="0"/>
      <w:marRight w:val="0"/>
      <w:marTop w:val="0"/>
      <w:marBottom w:val="0"/>
      <w:divBdr>
        <w:top w:val="none" w:sz="0" w:space="0" w:color="auto"/>
        <w:left w:val="none" w:sz="0" w:space="0" w:color="auto"/>
        <w:bottom w:val="none" w:sz="0" w:space="0" w:color="auto"/>
        <w:right w:val="none" w:sz="0" w:space="0" w:color="auto"/>
      </w:divBdr>
    </w:div>
    <w:div w:id="2079404228">
      <w:bodyDiv w:val="1"/>
      <w:marLeft w:val="0"/>
      <w:marRight w:val="0"/>
      <w:marTop w:val="0"/>
      <w:marBottom w:val="0"/>
      <w:divBdr>
        <w:top w:val="none" w:sz="0" w:space="0" w:color="auto"/>
        <w:left w:val="none" w:sz="0" w:space="0" w:color="auto"/>
        <w:bottom w:val="none" w:sz="0" w:space="0" w:color="auto"/>
        <w:right w:val="none" w:sz="0" w:space="0" w:color="auto"/>
      </w:divBdr>
      <w:divsChild>
        <w:div w:id="1763405027">
          <w:marLeft w:val="0"/>
          <w:marRight w:val="0"/>
          <w:marTop w:val="0"/>
          <w:marBottom w:val="0"/>
          <w:divBdr>
            <w:top w:val="none" w:sz="0" w:space="0" w:color="auto"/>
            <w:left w:val="none" w:sz="0" w:space="0" w:color="auto"/>
            <w:bottom w:val="none" w:sz="0" w:space="0" w:color="auto"/>
            <w:right w:val="none" w:sz="0" w:space="0" w:color="auto"/>
          </w:divBdr>
          <w:divsChild>
            <w:div w:id="421028904">
              <w:marLeft w:val="0"/>
              <w:marRight w:val="0"/>
              <w:marTop w:val="0"/>
              <w:marBottom w:val="0"/>
              <w:divBdr>
                <w:top w:val="none" w:sz="0" w:space="0" w:color="auto"/>
                <w:left w:val="none" w:sz="0" w:space="0" w:color="auto"/>
                <w:bottom w:val="none" w:sz="0" w:space="0" w:color="auto"/>
                <w:right w:val="none" w:sz="0" w:space="0" w:color="auto"/>
              </w:divBdr>
              <w:divsChild>
                <w:div w:id="742027389">
                  <w:marLeft w:val="0"/>
                  <w:marRight w:val="0"/>
                  <w:marTop w:val="240"/>
                  <w:marBottom w:val="240"/>
                  <w:divBdr>
                    <w:top w:val="none" w:sz="0" w:space="0" w:color="auto"/>
                    <w:left w:val="none" w:sz="0" w:space="0" w:color="auto"/>
                    <w:bottom w:val="none" w:sz="0" w:space="0" w:color="auto"/>
                    <w:right w:val="none" w:sz="0" w:space="0" w:color="auto"/>
                  </w:divBdr>
                  <w:divsChild>
                    <w:div w:id="1493063777">
                      <w:marLeft w:val="-225"/>
                      <w:marRight w:val="-225"/>
                      <w:marTop w:val="0"/>
                      <w:marBottom w:val="0"/>
                      <w:divBdr>
                        <w:top w:val="none" w:sz="0" w:space="0" w:color="auto"/>
                        <w:left w:val="none" w:sz="0" w:space="0" w:color="auto"/>
                        <w:bottom w:val="none" w:sz="0" w:space="0" w:color="auto"/>
                        <w:right w:val="none" w:sz="0" w:space="0" w:color="auto"/>
                      </w:divBdr>
                      <w:divsChild>
                        <w:div w:id="19984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145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microsoft.com/office/2018/08/relationships/commentsExtensible" Target="commentsExtensible.xml"/><Relationship Id="rId18" Type="http://schemas.openxmlformats.org/officeDocument/2006/relationships/image" Target="media/image5.emf"/><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footer" Target="footer1.xml"/><Relationship Id="rId12" Type="http://schemas.microsoft.com/office/2016/09/relationships/commentsIds" Target="commentsIds.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2.emf"/><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yperlink" Target="https://osf.io/ztd8n/"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orcid.org/0000-0001-8906-7559" TargetMode="External"/><Relationship Id="rId1" Type="http://schemas.openxmlformats.org/officeDocument/2006/relationships/hyperlink" Target="mailto:ian.hussey@unib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2033</TotalTime>
  <Pages>15</Pages>
  <Words>27605</Words>
  <Characters>157353</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Hussey</dc:creator>
  <cp:keywords/>
  <dc:description/>
  <cp:lastModifiedBy>ian hussey</cp:lastModifiedBy>
  <cp:revision>2334</cp:revision>
  <dcterms:created xsi:type="dcterms:W3CDTF">2023-02-24T11:09:00Z</dcterms:created>
  <dcterms:modified xsi:type="dcterms:W3CDTF">2026-06-16T09:49:00Z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id="pAsreFDD"/&gt;&lt;style id="http://www.zotero.org/styles/apa" locale="en-US" hasBibliography="1" bibliographyStyleHasBeenSet="1"/&gt;&lt;prefs&gt;&lt;pref name="fieldType" value="Field"/&gt;&lt;/prefs&gt;&lt;/data&gt;</vt:lpwstr>
  </property>
</Properties>
</file>